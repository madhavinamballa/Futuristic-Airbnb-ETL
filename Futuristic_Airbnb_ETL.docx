
<file path=[Content_Types].xml><?xml version="1.0" encoding="utf-8"?>
<Types xmlns="http://schemas.openxmlformats.org/package/2006/content-types">
  <Default ContentType="image/jpeg" Extension="jpg"/>
  <Default ContentType="application/vnd.openxmlformats-officedocument.spreadsheetml.sheet" Extension="xlsx"/>
  <Default ContentType="application/xml" Extension="xml"/>
  <Default ContentType="application/x-font-ttf" Extension="ttf"/>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-609599</wp:posOffset>
                </wp:positionH>
                <wp:positionV relativeFrom="paragraph">
                  <wp:posOffset>-914399</wp:posOffset>
                </wp:positionV>
                <wp:extent cx="2194560" cy="9125712"/>
                <wp:effectExtent b="0" l="0" r="0" t="0"/>
                <wp:wrapSquare wrapText="bothSides" distB="0" distT="0" distL="0" distR="0"/>
                <wp:docPr id="111" name=""/>
                <a:graphic>
                  <a:graphicData uri="http://schemas.microsoft.com/office/word/2010/wordprocessingGroup">
                    <wpg:wgp>
                      <wpg:cNvGrpSpPr/>
                      <wpg:grpSpPr>
                        <a:xfrm>
                          <a:off x="4248720" y="0"/>
                          <a:ext cx="2194560" cy="9125712"/>
                          <a:chOff x="4248720" y="0"/>
                          <a:chExt cx="2194560" cy="7560000"/>
                        </a:xfrm>
                      </wpg:grpSpPr>
                      <wpg:grpSp>
                        <wpg:cNvGrpSpPr/>
                        <wpg:grpSpPr>
                          <a:xfrm>
                            <a:off x="4248720" y="0"/>
                            <a:ext cx="2194560" cy="7560000"/>
                            <a:chOff x="0" y="0"/>
                            <a:chExt cx="2194560" cy="9125712"/>
                          </a:xfrm>
                        </wpg:grpSpPr>
                        <wps:wsp>
                          <wps:cNvSpPr/>
                          <wps:cNvPr id="20" name="Shape 20"/>
                          <wps:spPr>
                            <a:xfrm>
                              <a:off x="0" y="0"/>
                              <a:ext cx="2194550" cy="912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0" y="0"/>
                              <a:ext cx="194535" cy="9125712"/>
                            </a:xfrm>
                            <a:prstGeom prst="rect">
                              <a:avLst/>
                            </a:prstGeom>
                            <a:solidFill>
                              <a:schemeClr val="dk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0" y="1466850"/>
                              <a:ext cx="2194560" cy="552055"/>
                            </a:xfrm>
                            <a:prstGeom prst="homePlate">
                              <a:avLst>
                                <a:gd fmla="val 50000" name="adj"/>
                              </a:avLst>
                            </a:prstGeom>
                            <a:solidFill>
                              <a:schemeClr val="accent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36"/>
                                    <w:vertAlign w:val="baseline"/>
                                  </w:rPr>
                                  <w:t xml:space="preserve">Assignment 13      [ETL Project]</w:t>
                                </w:r>
                              </w:p>
                            </w:txbxContent>
                          </wps:txbx>
                          <wps:bodyPr anchorCtr="0" anchor="ctr" bIns="0" lIns="91425" spcFirstLastPara="1" rIns="182875" wrap="square" tIns="0">
                            <a:noAutofit/>
                          </wps:bodyPr>
                        </wps:wsp>
                        <wpg:grpSp>
                          <wpg:cNvGrpSpPr/>
                          <wpg:grpSpPr>
                            <a:xfrm>
                              <a:off x="76200" y="4210050"/>
                              <a:ext cx="2057400" cy="4910328"/>
                              <a:chOff x="80645" y="4211812"/>
                              <a:chExt cx="1306273" cy="3121026"/>
                            </a:xfrm>
                          </wpg:grpSpPr>
                          <wpg:grpSp>
                            <wpg:cNvGrpSpPr/>
                            <wpg:grpSpPr>
                              <a:xfrm>
                                <a:off x="141062" y="4211812"/>
                                <a:ext cx="1047750" cy="3121026"/>
                                <a:chOff x="141062" y="4211812"/>
                                <a:chExt cx="1047750" cy="3121026"/>
                              </a:xfrm>
                            </wpg:grpSpPr>
                            <wps:wsp>
                              <wps:cNvSpPr/>
                              <wps:cNvPr id="25" name="Shape 25"/>
                              <wps:spPr>
                                <a:xfrm>
                                  <a:off x="369662" y="6216825"/>
                                  <a:ext cx="193675" cy="698500"/>
                                </a:xfrm>
                                <a:custGeom>
                                  <a:rect b="b" l="l" r="r" t="t"/>
                                  <a:pathLst>
                                    <a:path extrusionOk="0" h="440" w="122">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572862" y="6905800"/>
                                  <a:ext cx="184150" cy="427038"/>
                                </a:xfrm>
                                <a:custGeom>
                                  <a:rect b="b" l="l" r="r" t="t"/>
                                  <a:pathLst>
                                    <a:path extrusionOk="0" h="269" w="116">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141062" y="4211812"/>
                                  <a:ext cx="222250" cy="2019300"/>
                                </a:xfrm>
                                <a:custGeom>
                                  <a:rect b="b" l="l" r="r" t="t"/>
                                  <a:pathLst>
                                    <a:path extrusionOk="0" h="1272" w="14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341087" y="4861100"/>
                                  <a:ext cx="71438" cy="1355725"/>
                                </a:xfrm>
                                <a:custGeom>
                                  <a:rect b="b" l="l" r="r" t="t"/>
                                  <a:pathLst>
                                    <a:path extrusionOk="0" h="854" w="45">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363312" y="6231112"/>
                                  <a:ext cx="244475" cy="998538"/>
                                </a:xfrm>
                                <a:custGeom>
                                  <a:rect b="b" l="l" r="r" t="t"/>
                                  <a:pathLst>
                                    <a:path extrusionOk="0" h="629" w="154">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620487" y="7223300"/>
                                  <a:ext cx="52388" cy="109538"/>
                                </a:xfrm>
                                <a:custGeom>
                                  <a:rect b="b" l="l" r="r" t="t"/>
                                  <a:pathLst>
                                    <a:path extrusionOk="0" h="69" w="33">
                                      <a:moveTo>
                                        <a:pt x="0" y="0"/>
                                      </a:moveTo>
                                      <a:lnTo>
                                        <a:pt x="33" y="69"/>
                                      </a:lnTo>
                                      <a:lnTo>
                                        <a:pt x="24" y="69"/>
                                      </a:lnTo>
                                      <a:lnTo>
                                        <a:pt x="12" y="3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355374" y="6153325"/>
                                  <a:ext cx="23813" cy="147638"/>
                                </a:xfrm>
                                <a:custGeom>
                                  <a:rect b="b" l="l" r="r" t="t"/>
                                  <a:pathLst>
                                    <a:path extrusionOk="0" h="93" w="15">
                                      <a:moveTo>
                                        <a:pt x="0" y="0"/>
                                      </a:moveTo>
                                      <a:lnTo>
                                        <a:pt x="9" y="37"/>
                                      </a:lnTo>
                                      <a:lnTo>
                                        <a:pt x="9" y="40"/>
                                      </a:lnTo>
                                      <a:lnTo>
                                        <a:pt x="15" y="93"/>
                                      </a:lnTo>
                                      <a:lnTo>
                                        <a:pt x="5" y="49"/>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563337" y="5689775"/>
                                  <a:ext cx="625475" cy="1216025"/>
                                </a:xfrm>
                                <a:custGeom>
                                  <a:rect b="b" l="l" r="r" t="t"/>
                                  <a:pathLst>
                                    <a:path extrusionOk="0" h="766" w="394">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563337" y="6915325"/>
                                  <a:ext cx="57150" cy="307975"/>
                                </a:xfrm>
                                <a:custGeom>
                                  <a:rect b="b" l="l" r="r" t="t"/>
                                  <a:pathLst>
                                    <a:path extrusionOk="0" h="194" w="36">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607787" y="7229650"/>
                                  <a:ext cx="49213" cy="103188"/>
                                </a:xfrm>
                                <a:custGeom>
                                  <a:rect b="b" l="l" r="r" t="t"/>
                                  <a:pathLst>
                                    <a:path extrusionOk="0" h="65" w="31">
                                      <a:moveTo>
                                        <a:pt x="0" y="0"/>
                                      </a:moveTo>
                                      <a:lnTo>
                                        <a:pt x="31" y="65"/>
                                      </a:lnTo>
                                      <a:lnTo>
                                        <a:pt x="23" y="65"/>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a:off x="563337" y="6878812"/>
                                  <a:ext cx="11113" cy="66675"/>
                                </a:xfrm>
                                <a:custGeom>
                                  <a:rect b="b" l="l" r="r" t="t"/>
                                  <a:pathLst>
                                    <a:path extrusionOk="0" h="42" w="7">
                                      <a:moveTo>
                                        <a:pt x="0" y="0"/>
                                      </a:moveTo>
                                      <a:lnTo>
                                        <a:pt x="6" y="17"/>
                                      </a:lnTo>
                                      <a:lnTo>
                                        <a:pt x="7" y="42"/>
                                      </a:lnTo>
                                      <a:lnTo>
                                        <a:pt x="6" y="39"/>
                                      </a:lnTo>
                                      <a:lnTo>
                                        <a:pt x="0" y="23"/>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a:off x="587149" y="7145512"/>
                                  <a:ext cx="71438" cy="187325"/>
                                </a:xfrm>
                                <a:custGeom>
                                  <a:rect b="b" l="l" r="r" t="t"/>
                                  <a:pathLst>
                                    <a:path extrusionOk="0" h="118" w="45">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cap="flat" cmpd="sng" w="9525">
                                  <a:solidFill>
                                    <a:schemeClr val="dk2"/>
                                  </a:solidFill>
                                  <a:prstDash val="solid"/>
                                  <a:round/>
                                  <a:headEnd len="sm" w="sm" type="none"/>
                                  <a:tailEnd len="sm" w="sm" type="none"/>
                                </a:ln>
                              </wps:spPr>
                              <wps:bodyPr anchorCtr="0" anchor="ctr" bIns="91425" lIns="91425" spcFirstLastPara="1" rIns="91425" wrap="square" tIns="91425">
                                <a:noAutofit/>
                              </wps:bodyPr>
                            </wps:wsp>
                          </wpg:grpSp>
                          <wpg:grpSp>
                            <wpg:cNvGrpSpPr/>
                            <wpg:grpSpPr>
                              <a:xfrm>
                                <a:off x="80645" y="4826972"/>
                                <a:ext cx="1306273" cy="2505863"/>
                                <a:chOff x="80645" y="4649964"/>
                                <a:chExt cx="874712" cy="1677988"/>
                              </a:xfrm>
                            </wpg:grpSpPr>
                            <wps:wsp>
                              <wps:cNvSpPr/>
                              <wps:cNvPr id="38" name="Shape 38"/>
                              <wps:spPr>
                                <a:xfrm>
                                  <a:off x="118745" y="5189714"/>
                                  <a:ext cx="198438" cy="714375"/>
                                </a:xfrm>
                                <a:custGeom>
                                  <a:rect b="b" l="l" r="r" t="t"/>
                                  <a:pathLst>
                                    <a:path extrusionOk="0" h="450" w="125">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a:off x="328295" y="5891389"/>
                                  <a:ext cx="187325" cy="436563"/>
                                </a:xfrm>
                                <a:custGeom>
                                  <a:rect b="b" l="l" r="r" t="t"/>
                                  <a:pathLst>
                                    <a:path extrusionOk="0" h="275" w="118">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a:off x="80645" y="5010327"/>
                                  <a:ext cx="31750" cy="192088"/>
                                </a:xfrm>
                                <a:custGeom>
                                  <a:rect b="b" l="l" r="r" t="t"/>
                                  <a:pathLst>
                                    <a:path extrusionOk="0" h="121" w="20">
                                      <a:moveTo>
                                        <a:pt x="0" y="0"/>
                                      </a:moveTo>
                                      <a:lnTo>
                                        <a:pt x="16" y="72"/>
                                      </a:lnTo>
                                      <a:lnTo>
                                        <a:pt x="20" y="121"/>
                                      </a:lnTo>
                                      <a:lnTo>
                                        <a:pt x="18" y="112"/>
                                      </a:lnTo>
                                      <a:lnTo>
                                        <a:pt x="0" y="31"/>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112395" y="5202414"/>
                                  <a:ext cx="250825" cy="1020763"/>
                                </a:xfrm>
                                <a:custGeom>
                                  <a:rect b="b" l="l" r="r" t="t"/>
                                  <a:pathLst>
                                    <a:path extrusionOk="0" h="643" w="158">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a:off x="375920" y="6215239"/>
                                  <a:ext cx="52388" cy="112713"/>
                                </a:xfrm>
                                <a:custGeom>
                                  <a:rect b="b" l="l" r="r" t="t"/>
                                  <a:pathLst>
                                    <a:path extrusionOk="0" h="71" w="33">
                                      <a:moveTo>
                                        <a:pt x="0" y="0"/>
                                      </a:moveTo>
                                      <a:lnTo>
                                        <a:pt x="33" y="71"/>
                                      </a:lnTo>
                                      <a:lnTo>
                                        <a:pt x="24" y="71"/>
                                      </a:lnTo>
                                      <a:lnTo>
                                        <a:pt x="11" y="3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a:off x="106045" y="5124627"/>
                                  <a:ext cx="23813" cy="150813"/>
                                </a:xfrm>
                                <a:custGeom>
                                  <a:rect b="b" l="l" r="r" t="t"/>
                                  <a:pathLst>
                                    <a:path extrusionOk="0" h="95" w="15">
                                      <a:moveTo>
                                        <a:pt x="0" y="0"/>
                                      </a:moveTo>
                                      <a:lnTo>
                                        <a:pt x="8" y="37"/>
                                      </a:lnTo>
                                      <a:lnTo>
                                        <a:pt x="8" y="41"/>
                                      </a:lnTo>
                                      <a:lnTo>
                                        <a:pt x="15" y="95"/>
                                      </a:lnTo>
                                      <a:lnTo>
                                        <a:pt x="4" y="49"/>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317182" y="4649964"/>
                                  <a:ext cx="638175" cy="1241425"/>
                                </a:xfrm>
                                <a:custGeom>
                                  <a:rect b="b" l="l" r="r" t="t"/>
                                  <a:pathLst>
                                    <a:path extrusionOk="0" h="782" w="40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317182" y="5904089"/>
                                  <a:ext cx="58738" cy="311150"/>
                                </a:xfrm>
                                <a:custGeom>
                                  <a:rect b="b" l="l" r="r" t="t"/>
                                  <a:pathLst>
                                    <a:path extrusionOk="0" h="196" w="37">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a:off x="363220" y="6223177"/>
                                  <a:ext cx="49213" cy="104775"/>
                                </a:xfrm>
                                <a:custGeom>
                                  <a:rect b="b" l="l" r="r" t="t"/>
                                  <a:pathLst>
                                    <a:path extrusionOk="0" h="66" w="31">
                                      <a:moveTo>
                                        <a:pt x="0" y="0"/>
                                      </a:moveTo>
                                      <a:lnTo>
                                        <a:pt x="31" y="66"/>
                                      </a:lnTo>
                                      <a:lnTo>
                                        <a:pt x="24" y="66"/>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47" name="Shape 47"/>
                              <wps:spPr>
                                <a:xfrm>
                                  <a:off x="317182" y="5864402"/>
                                  <a:ext cx="11113" cy="68263"/>
                                </a:xfrm>
                                <a:custGeom>
                                  <a:rect b="b" l="l" r="r" t="t"/>
                                  <a:pathLst>
                                    <a:path extrusionOk="0" h="43" w="7">
                                      <a:moveTo>
                                        <a:pt x="0" y="0"/>
                                      </a:moveTo>
                                      <a:lnTo>
                                        <a:pt x="7" y="17"/>
                                      </a:lnTo>
                                      <a:lnTo>
                                        <a:pt x="7" y="43"/>
                                      </a:lnTo>
                                      <a:lnTo>
                                        <a:pt x="6" y="40"/>
                                      </a:lnTo>
                                      <a:lnTo>
                                        <a:pt x="0" y="25"/>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a:off x="340995" y="6135864"/>
                                  <a:ext cx="73025" cy="192088"/>
                                </a:xfrm>
                                <a:custGeom>
                                  <a:rect b="b" l="l" r="r" t="t"/>
                                  <a:pathLst>
                                    <a:path extrusionOk="0" h="121" w="46">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cap="flat" cmpd="sng" w="9525">
                                  <a:solidFill>
                                    <a:schemeClr val="dk2">
                                      <a:alpha val="20000"/>
                                    </a:schemeClr>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0" distR="0" hidden="0" layoutInCell="1" locked="0" relativeHeight="0" simplePos="0">
                <wp:simplePos x="0" y="0"/>
                <wp:positionH relativeFrom="column">
                  <wp:posOffset>-609599</wp:posOffset>
                </wp:positionH>
                <wp:positionV relativeFrom="paragraph">
                  <wp:posOffset>-914399</wp:posOffset>
                </wp:positionV>
                <wp:extent cx="2194560" cy="9125712"/>
                <wp:effectExtent b="0" l="0" r="0" t="0"/>
                <wp:wrapSquare wrapText="bothSides" distB="0" distT="0" distL="0" distR="0"/>
                <wp:docPr id="111" name="image36.png"/>
                <a:graphic>
                  <a:graphicData uri="http://schemas.openxmlformats.org/drawingml/2006/picture">
                    <pic:pic>
                      <pic:nvPicPr>
                        <pic:cNvPr id="0" name="image36.png"/>
                        <pic:cNvPicPr preferRelativeResize="0"/>
                      </pic:nvPicPr>
                      <pic:blipFill>
                        <a:blip r:embed="rId9"/>
                        <a:srcRect/>
                        <a:stretch>
                          <a:fillRect/>
                        </a:stretch>
                      </pic:blipFill>
                      <pic:spPr>
                        <a:xfrm>
                          <a:off x="0" y="0"/>
                          <a:ext cx="2194560" cy="912571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2247900</wp:posOffset>
                </wp:positionH>
                <wp:positionV relativeFrom="paragraph">
                  <wp:posOffset>939800</wp:posOffset>
                </wp:positionV>
                <wp:extent cx="3667125" cy="1079373"/>
                <wp:effectExtent b="0" l="0" r="0" t="0"/>
                <wp:wrapNone/>
                <wp:docPr id="103" name=""/>
                <a:graphic>
                  <a:graphicData uri="http://schemas.microsoft.com/office/word/2010/wordprocessingShape">
                    <wps:wsp>
                      <wps:cNvSpPr/>
                      <wps:cNvPr id="11" name="Shape 11"/>
                      <wps:spPr>
                        <a:xfrm>
                          <a:off x="3517200" y="3245076"/>
                          <a:ext cx="3657600" cy="106984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entury Gothic" w:cs="Century Gothic" w:eastAsia="Century Gothic" w:hAnsi="Century Gothic"/>
                                <w:b w:val="1"/>
                                <w:i w:val="0"/>
                                <w:smallCaps w:val="0"/>
                                <w:strike w:val="0"/>
                                <w:color w:val="262626"/>
                                <w:sz w:val="52"/>
                                <w:u w:val="single"/>
                                <w:vertAlign w:val="baseline"/>
                              </w:rPr>
                              <w:t xml:space="preserve">Futuristic Airbnb</w:t>
                            </w:r>
                          </w:p>
                          <w:p w:rsidR="00000000" w:rsidDel="00000000" w:rsidP="00000000" w:rsidRDefault="00000000" w:rsidRPr="00000000">
                            <w:pPr>
                              <w:spacing w:after="160" w:before="120" w:line="258.99999618530273"/>
                              <w:ind w:left="0" w:right="0" w:firstLine="0"/>
                              <w:jc w:val="left"/>
                              <w:textDirection w:val="btLr"/>
                            </w:pPr>
                            <w:r w:rsidDel="00000000" w:rsidR="00000000" w:rsidRPr="00000000">
                              <w:rPr>
                                <w:rFonts w:ascii="Century Gothic" w:cs="Century Gothic" w:eastAsia="Century Gothic" w:hAnsi="Century Gothic"/>
                                <w:b w:val="1"/>
                                <w:i w:val="0"/>
                                <w:smallCaps w:val="0"/>
                                <w:strike w:val="0"/>
                                <w:color w:val="262626"/>
                                <w:sz w:val="56"/>
                                <w:u w:val="single"/>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2247900</wp:posOffset>
                </wp:positionH>
                <wp:positionV relativeFrom="paragraph">
                  <wp:posOffset>939800</wp:posOffset>
                </wp:positionV>
                <wp:extent cx="3667125" cy="1079373"/>
                <wp:effectExtent b="0" l="0" r="0" t="0"/>
                <wp:wrapNone/>
                <wp:docPr id="103"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3667125" cy="1079373"/>
                        </a:xfrm>
                        <a:prstGeom prst="rect"/>
                        <a:ln/>
                      </pic:spPr>
                    </pic:pic>
                  </a:graphicData>
                </a:graphic>
              </wp:anchor>
            </w:drawing>
          </mc:Fallback>
        </mc:AlternateContent>
      </w:r>
    </w:p>
    <w:p w:rsidR="00000000" w:rsidDel="00000000" w:rsidP="00000000" w:rsidRDefault="00000000" w:rsidRPr="00000000" w14:paraId="00000003">
      <w:pPr>
        <w:jc w:val="both"/>
        <w:rPr>
          <w:rFonts w:ascii="Calibri" w:cs="Calibri" w:eastAsia="Calibri" w:hAnsi="Calibri"/>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2959100</wp:posOffset>
                </wp:positionH>
                <wp:positionV relativeFrom="paragraph">
                  <wp:posOffset>7099300</wp:posOffset>
                </wp:positionV>
                <wp:extent cx="3200400" cy="2013308"/>
                <wp:effectExtent b="0" l="0" r="0" t="0"/>
                <wp:wrapNone/>
                <wp:docPr id="98" name=""/>
                <a:graphic>
                  <a:graphicData uri="http://schemas.microsoft.com/office/word/2010/wordprocessingShape">
                    <wps:wsp>
                      <wps:cNvSpPr/>
                      <wps:cNvPr id="6" name="Shape 6"/>
                      <wps:spPr>
                        <a:xfrm>
                          <a:off x="3750563" y="2779875"/>
                          <a:ext cx="3190875" cy="2000250"/>
                        </a:xfrm>
                        <a:prstGeom prst="rect">
                          <a:avLst/>
                        </a:prstGeom>
                        <a:solidFill>
                          <a:schemeClr val="lt1"/>
                        </a:solidFill>
                        <a:ln>
                          <a:noFill/>
                        </a:ln>
                      </wps:spPr>
                      <wps:txbx>
                        <w:txbxContent>
                          <w:p w:rsidR="00000000" w:rsidDel="00000000" w:rsidP="00000000" w:rsidRDefault="00000000" w:rsidRPr="00000000">
                            <w:pPr>
                              <w:spacing w:after="160" w:before="0" w:line="258.99999618530273"/>
                              <w:ind w:left="0" w:right="0" w:firstLine="0"/>
                              <w:jc w:val="right"/>
                              <w:textDirection w:val="btLr"/>
                            </w:pP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orben" w:cs="Corben" w:eastAsia="Corben" w:hAnsi="Corben"/>
                                <w:b w:val="0"/>
                                <w:i w:val="0"/>
                                <w:smallCaps w:val="0"/>
                                <w:strike w:val="0"/>
                                <w:color w:val="0f486e"/>
                                <w:sz w:val="36"/>
                                <w:vertAlign w:val="baseline"/>
                              </w:rPr>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orben" w:cs="Corben" w:eastAsia="Corben" w:hAnsi="Corben"/>
                                <w:b w:val="0"/>
                                <w:i w:val="0"/>
                                <w:smallCaps w:val="0"/>
                                <w:strike w:val="0"/>
                                <w:color w:val="0f486e"/>
                                <w:sz w:val="36"/>
                                <w:vertAlign w:val="baseline"/>
                              </w:rPr>
                            </w:r>
                            <w:r w:rsidDel="00000000" w:rsidR="00000000" w:rsidRPr="00000000">
                              <w:rPr>
                                <w:rFonts w:ascii="Corben" w:cs="Corben" w:eastAsia="Corben" w:hAnsi="Corben"/>
                                <w:b w:val="0"/>
                                <w:i w:val="0"/>
                                <w:smallCaps w:val="0"/>
                                <w:strike w:val="0"/>
                                <w:color w:val="0f486e"/>
                                <w:sz w:val="36"/>
                                <w:vertAlign w:val="baseline"/>
                              </w:rPr>
                              <w:t xml:space="preserve">Madhavi</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orben" w:cs="Corben" w:eastAsia="Corben" w:hAnsi="Corben"/>
                                <w:b w:val="0"/>
                                <w:i w:val="0"/>
                                <w:smallCaps w:val="0"/>
                                <w:strike w:val="0"/>
                                <w:color w:val="0f486e"/>
                                <w:sz w:val="3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2959100</wp:posOffset>
                </wp:positionH>
                <wp:positionV relativeFrom="paragraph">
                  <wp:posOffset>7099300</wp:posOffset>
                </wp:positionV>
                <wp:extent cx="3200400" cy="2013308"/>
                <wp:effectExtent b="0" l="0" r="0" t="0"/>
                <wp:wrapNone/>
                <wp:docPr id="98"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3200400" cy="2013308"/>
                        </a:xfrm>
                        <a:prstGeom prst="rect"/>
                        <a:ln/>
                      </pic:spPr>
                    </pic:pic>
                  </a:graphicData>
                </a:graphic>
              </wp:anchor>
            </w:drawing>
          </mc:Fallback>
        </mc:AlternateContent>
      </w:r>
    </w:p>
    <w:p w:rsidR="00000000" w:rsidDel="00000000" w:rsidP="00000000" w:rsidRDefault="00000000" w:rsidRPr="00000000" w14:paraId="00000004">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Calibri" w:cs="Calibri" w:eastAsia="Calibri" w:hAnsi="Calibri"/>
          <w:b w:val="1"/>
          <w:i w:val="0"/>
          <w:smallCaps w:val="0"/>
          <w:strike w:val="0"/>
          <w:color w:val="032348"/>
          <w:sz w:val="32"/>
          <w:szCs w:val="32"/>
          <w:u w:val="single"/>
          <w:shd w:fill="auto" w:val="clear"/>
          <w:vertAlign w:val="baseline"/>
        </w:rPr>
      </w:pPr>
      <w:r w:rsidDel="00000000" w:rsidR="00000000" w:rsidRPr="00000000">
        <w:rPr>
          <w:rFonts w:ascii="Calibri" w:cs="Calibri" w:eastAsia="Calibri" w:hAnsi="Calibri"/>
          <w:b w:val="1"/>
          <w:i w:val="0"/>
          <w:smallCaps w:val="0"/>
          <w:strike w:val="0"/>
          <w:color w:val="032348"/>
          <w:sz w:val="32"/>
          <w:szCs w:val="32"/>
          <w:u w:val="single"/>
          <w:shd w:fill="auto" w:val="clear"/>
          <w:vertAlign w:val="baseline"/>
          <w:rtl w:val="0"/>
        </w:rPr>
        <w:t xml:space="preserve">Table of Contents</w:t>
      </w:r>
    </w:p>
    <w:p w:rsidR="00000000" w:rsidDel="00000000" w:rsidP="00000000" w:rsidRDefault="00000000" w:rsidRPr="00000000" w14:paraId="0000000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6">
      <w:pPr>
        <w:jc w:val="both"/>
        <w:rPr>
          <w:rFonts w:ascii="Calibri" w:cs="Calibri" w:eastAsia="Calibri" w:hAnsi="Calibri"/>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Introduction</w:t>
            </w:r>
          </w:hyperlink>
          <w:hyperlink w:anchor="_heading=h.gjdgxs">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1"/>
                <w:i w:val="0"/>
                <w:smallCaps w:val="0"/>
                <w:strike w:val="0"/>
                <w:color w:val="000000"/>
                <w:sz w:val="22"/>
                <w:szCs w:val="22"/>
                <w:highlight w:val="white"/>
                <w:u w:val="none"/>
                <w:vertAlign w:val="baseline"/>
                <w:rtl w:val="0"/>
              </w:rPr>
              <w:t xml:space="preserve">Project Goal</w:t>
            </w:r>
          </w:hyperlink>
          <w:hyperlink w:anchor="_heading=h.30j0zll">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Source Data</w:t>
            </w:r>
          </w:hyperlink>
          <w:hyperlink w:anchor="_heading=h.1fob9te">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Target Data</w:t>
            </w:r>
          </w:hyperlink>
          <w:hyperlink w:anchor="_heading=h.3znysh7">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Data Flow</w:t>
            </w:r>
          </w:hyperlink>
          <w:hyperlink w:anchor="_heading=h.2et92p0">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Database Used</w:t>
            </w:r>
          </w:hyperlink>
          <w:hyperlink w:anchor="_heading=h.tyjcwt">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hanging="22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Why Mysql Database?</w:t>
            </w:r>
          </w:hyperlink>
          <w:hyperlink w:anchor="_heading=h.3dy6vkm">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0E">
          <w:pPr>
            <w:jc w:val="both"/>
            <w:rPr>
              <w:rFonts w:ascii="Calibri" w:cs="Calibri" w:eastAsia="Calibri" w:hAnsi="Calibri"/>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pStyle w:val="Title"/>
        <w:jc w:val="both"/>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10">
      <w:pPr>
        <w:jc w:val="both"/>
        <w:rPr>
          <w:rFonts w:ascii="Calibri" w:cs="Calibri" w:eastAsia="Calibri" w:hAnsi="Calibri"/>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Title"/>
        <w:jc w:val="both"/>
        <w:rPr>
          <w:rFonts w:ascii="Calibri" w:cs="Calibri" w:eastAsia="Calibri" w:hAnsi="Calibri"/>
          <w:b w:val="1"/>
          <w:sz w:val="48"/>
          <w:szCs w:val="48"/>
          <w:u w:val="single"/>
        </w:rPr>
      </w:pPr>
      <w:r w:rsidDel="00000000" w:rsidR="00000000" w:rsidRPr="00000000">
        <w:rPr>
          <w:rFonts w:ascii="Calibri" w:cs="Calibri" w:eastAsia="Calibri" w:hAnsi="Calibri"/>
          <w:b w:val="1"/>
          <w:sz w:val="48"/>
          <w:szCs w:val="48"/>
          <w:u w:val="single"/>
          <w:rtl w:val="0"/>
        </w:rPr>
        <w:t xml:space="preserve"># Unit 13| ETL Project </w:t>
      </w:r>
    </w:p>
    <w:p w:rsidR="00000000" w:rsidDel="00000000" w:rsidP="00000000" w:rsidRDefault="00000000" w:rsidRPr="00000000" w14:paraId="00000012">
      <w:pPr>
        <w:rPr>
          <w:rFonts w:ascii="Calibri" w:cs="Calibri" w:eastAsia="Calibri" w:hAnsi="Calibri"/>
        </w:rPr>
      </w:pPr>
      <w:r w:rsidDel="00000000" w:rsidR="00000000" w:rsidRPr="00000000">
        <w:rPr>
          <w:rtl w:val="0"/>
        </w:rPr>
      </w:r>
    </w:p>
    <w:p w:rsidR="00000000" w:rsidDel="00000000" w:rsidP="00000000" w:rsidRDefault="00000000" w:rsidRPr="00000000" w14:paraId="00000013">
      <w:pPr>
        <w:pStyle w:val="Title"/>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Topic: Futuristic Airbnb</w:t>
      </w:r>
    </w:p>
    <w:p w:rsidR="00000000" w:rsidDel="00000000" w:rsidP="00000000" w:rsidRDefault="00000000" w:rsidRPr="00000000" w14:paraId="00000014">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15">
      <w:pPr>
        <w:pStyle w:val="Heading1"/>
        <w:rPr>
          <w:rFonts w:ascii="Calibri" w:cs="Calibri" w:eastAsia="Calibri" w:hAnsi="Calibri"/>
          <w:b w:val="1"/>
          <w:u w:val="single"/>
        </w:rPr>
      </w:pPr>
      <w:bookmarkStart w:colFirst="0" w:colLast="0" w:name="_heading=h.gjdgxs" w:id="0"/>
      <w:bookmarkEnd w:id="0"/>
      <w:r w:rsidDel="00000000" w:rsidR="00000000" w:rsidRPr="00000000">
        <w:rPr>
          <w:rFonts w:ascii="Calibri" w:cs="Calibri" w:eastAsia="Calibri" w:hAnsi="Calibri"/>
          <w:b w:val="1"/>
          <w:u w:val="single"/>
          <w:rtl w:val="0"/>
        </w:rPr>
        <w:t xml:space="preserve">Introduction</w:t>
      </w:r>
    </w:p>
    <w:p w:rsidR="00000000" w:rsidDel="00000000" w:rsidP="00000000" w:rsidRDefault="00000000" w:rsidRPr="00000000" w14:paraId="00000016">
      <w:pPr>
        <w:rPr>
          <w:rFonts w:ascii="Calibri" w:cs="Calibri" w:eastAsia="Calibri" w:hAnsi="Calibri"/>
        </w:rPr>
      </w:pPr>
      <w:r w:rsidDel="00000000" w:rsidR="00000000" w:rsidRPr="00000000">
        <w:rPr>
          <w:rtl w:val="0"/>
        </w:rPr>
      </w:r>
    </w:p>
    <w:p w:rsidR="00000000" w:rsidDel="00000000" w:rsidP="00000000" w:rsidRDefault="00000000" w:rsidRPr="00000000" w14:paraId="00000017">
      <w:pPr>
        <w:rPr>
          <w:rFonts w:ascii="Calibri" w:cs="Calibri" w:eastAsia="Calibri" w:hAnsi="Calibri"/>
          <w:color w:val="222222"/>
          <w:sz w:val="21"/>
          <w:szCs w:val="21"/>
          <w:highlight w:val="white"/>
        </w:rPr>
      </w:pPr>
      <w:r w:rsidDel="00000000" w:rsidR="00000000" w:rsidRPr="00000000">
        <w:rPr>
          <w:rFonts w:ascii="Calibri" w:cs="Calibri" w:eastAsia="Calibri" w:hAnsi="Calibri"/>
          <w:color w:val="000000"/>
          <w:sz w:val="21"/>
          <w:szCs w:val="21"/>
          <w:highlight w:val="white"/>
          <w:rtl w:val="0"/>
        </w:rPr>
        <w:t xml:space="preserve">Airbnb is a home-sharing platform, which </w:t>
      </w:r>
      <w:r w:rsidDel="00000000" w:rsidR="00000000" w:rsidRPr="00000000">
        <w:rPr>
          <w:rFonts w:ascii="Calibri" w:cs="Calibri" w:eastAsia="Calibri" w:hAnsi="Calibri"/>
          <w:color w:val="222222"/>
          <w:sz w:val="21"/>
          <w:szCs w:val="21"/>
          <w:highlight w:val="white"/>
          <w:rtl w:val="0"/>
        </w:rPr>
        <w:t xml:space="preserve">provides a platform for hosts to accommodate guests with short-term lodging and tourism-related activities. Guests can search for lodging using filters such as lodging type, dates, location, and price Guests have the ability to search for specific types of homes, such as bed and breakfasts, unique homes, and vacation homes before booking, users must provide personal and payment information. Some hosts also require a scan of government-issued identification before accepting a reservation Guests have the ability to chat with hosts through a secure messaging system Hosts provide prices and other details for their rental or event listings, such as the allowed number of guests, home type, rules, and amenities. The host, with recommendations from Airbnb, determines pricing. Hosts and guests have the ability to leave reviews about the experience.</w:t>
      </w:r>
    </w:p>
    <w:p w:rsidR="00000000" w:rsidDel="00000000" w:rsidP="00000000" w:rsidRDefault="00000000" w:rsidRPr="00000000" w14:paraId="00000018">
      <w:pPr>
        <w:pStyle w:val="Heading1"/>
        <w:rPr>
          <w:rFonts w:ascii="Calibri" w:cs="Calibri" w:eastAsia="Calibri" w:hAnsi="Calibri"/>
          <w:b w:val="1"/>
          <w:highlight w:val="white"/>
          <w:u w:val="single"/>
        </w:rPr>
      </w:pPr>
      <w:bookmarkStart w:colFirst="0" w:colLast="0" w:name="_heading=h.30j0zll" w:id="1"/>
      <w:bookmarkEnd w:id="1"/>
      <w:r w:rsidDel="00000000" w:rsidR="00000000" w:rsidRPr="00000000">
        <w:rPr>
          <w:rFonts w:ascii="Calibri" w:cs="Calibri" w:eastAsia="Calibri" w:hAnsi="Calibri"/>
          <w:b w:val="1"/>
          <w:highlight w:val="white"/>
          <w:u w:val="single"/>
          <w:rtl w:val="0"/>
        </w:rPr>
        <w:t xml:space="preserve">Project Goal </w:t>
      </w:r>
    </w:p>
    <w:p w:rsidR="00000000" w:rsidDel="00000000" w:rsidP="00000000" w:rsidRDefault="00000000" w:rsidRPr="00000000" w14:paraId="00000019">
      <w:pPr>
        <w:rPr>
          <w:rFonts w:ascii="Calibri" w:cs="Calibri" w:eastAsia="Calibri" w:hAnsi="Calibri"/>
        </w:rPr>
      </w:pPr>
      <w:r w:rsidDel="00000000" w:rsidR="00000000" w:rsidRPr="00000000">
        <w:rPr>
          <w:rtl w:val="0"/>
        </w:rPr>
      </w:r>
    </w:p>
    <w:p w:rsidR="00000000" w:rsidDel="00000000" w:rsidP="00000000" w:rsidRDefault="00000000" w:rsidRPr="00000000" w14:paraId="0000001A">
      <w:pPr>
        <w:rPr>
          <w:rFonts w:ascii="Calibri" w:cs="Calibri" w:eastAsia="Calibri" w:hAnsi="Calibri"/>
          <w:sz w:val="24"/>
          <w:szCs w:val="24"/>
        </w:rPr>
      </w:pPr>
      <w:r w:rsidDel="00000000" w:rsidR="00000000" w:rsidRPr="00000000">
        <w:rPr>
          <w:rFonts w:ascii="Calibri" w:cs="Calibri" w:eastAsia="Calibri" w:hAnsi="Calibri"/>
          <w:color w:val="222222"/>
          <w:sz w:val="24"/>
          <w:szCs w:val="24"/>
          <w:highlight w:val="white"/>
          <w:rtl w:val="0"/>
        </w:rPr>
        <w:t xml:space="preserve">(</w:t>
      </w:r>
      <w:r w:rsidDel="00000000" w:rsidR="00000000" w:rsidRPr="00000000">
        <w:rPr>
          <w:rFonts w:ascii="Calibri" w:cs="Calibri" w:eastAsia="Calibri" w:hAnsi="Calibri"/>
          <w:b w:val="1"/>
          <w:color w:val="222222"/>
          <w:sz w:val="24"/>
          <w:szCs w:val="24"/>
          <w:highlight w:val="white"/>
          <w:rtl w:val="0"/>
        </w:rPr>
        <w:t xml:space="preserve">ETL</w:t>
      </w:r>
      <w:r w:rsidDel="00000000" w:rsidR="00000000" w:rsidRPr="00000000">
        <w:rPr>
          <w:rFonts w:ascii="Calibri" w:cs="Calibri" w:eastAsia="Calibri" w:hAnsi="Calibri"/>
          <w:color w:val="222222"/>
          <w:sz w:val="24"/>
          <w:szCs w:val="24"/>
          <w:highlight w:val="white"/>
          <w:rtl w:val="0"/>
        </w:rPr>
        <w:t xml:space="preserve">) is the general procedure of copying data from one or more sources into a destination system, which represents the data differently from the source(s) or in a different context than the source(s).</w:t>
      </w:r>
      <w:r w:rsidDel="00000000" w:rsidR="00000000" w:rsidRPr="00000000">
        <w:rPr>
          <w:rtl w:val="0"/>
        </w:rPr>
      </w:r>
    </w:p>
    <w:p w:rsidR="00000000" w:rsidDel="00000000" w:rsidP="00000000" w:rsidRDefault="00000000" w:rsidRPr="00000000" w14:paraId="0000001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Project Aim is to perform the below activities as part of ETL phase.</w:t>
      </w:r>
    </w:p>
    <w:p w:rsidR="00000000" w:rsidDel="00000000" w:rsidP="00000000" w:rsidRDefault="00000000" w:rsidRPr="00000000" w14:paraId="0000001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Extract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is the process of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extracting data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from multiple and different types of sources.</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Transform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process of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converting the extracted data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from its previous form into the form it needs to be in so that it can be placed into a target database. Transformation occurs by using rules or lookup tables or by combining the data with other data.</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Load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the process of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writing the data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into the target database.</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295775" cy="1371600"/>
            <wp:effectExtent b="0" l="0" r="0" t="0"/>
            <wp:docPr descr="Image result for etl" id="128" name="image16.jpg"/>
            <a:graphic>
              <a:graphicData uri="http://schemas.openxmlformats.org/drawingml/2006/picture">
                <pic:pic>
                  <pic:nvPicPr>
                    <pic:cNvPr descr="Image result for etl" id="0" name="image16.jpg"/>
                    <pic:cNvPicPr preferRelativeResize="0"/>
                  </pic:nvPicPr>
                  <pic:blipFill>
                    <a:blip r:embed="rId12"/>
                    <a:srcRect b="0" l="0" r="0" t="0"/>
                    <a:stretch>
                      <a:fillRect/>
                    </a:stretch>
                  </pic:blipFill>
                  <pic:spPr>
                    <a:xfrm>
                      <a:off x="0" y="0"/>
                      <a:ext cx="42957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1"/>
        <w:rPr>
          <w:rFonts w:ascii="Calibri" w:cs="Calibri" w:eastAsia="Calibri" w:hAnsi="Calibri"/>
          <w:b w:val="1"/>
          <w:u w:val="single"/>
        </w:rPr>
      </w:pPr>
      <w:bookmarkStart w:colFirst="0" w:colLast="0" w:name="_heading=h.1fob9te" w:id="2"/>
      <w:bookmarkEnd w:id="2"/>
      <w:r w:rsidDel="00000000" w:rsidR="00000000" w:rsidRPr="00000000">
        <w:rPr>
          <w:rFonts w:ascii="Calibri" w:cs="Calibri" w:eastAsia="Calibri" w:hAnsi="Calibri"/>
          <w:b w:val="1"/>
          <w:u w:val="single"/>
          <w:rtl w:val="0"/>
        </w:rPr>
        <w:t xml:space="preserve">Source Data</w:t>
      </w:r>
    </w:p>
    <w:p w:rsidR="00000000" w:rsidDel="00000000" w:rsidP="00000000" w:rsidRDefault="00000000" w:rsidRPr="00000000" w14:paraId="00000024">
      <w:pPr>
        <w:rPr>
          <w:rFonts w:ascii="Calibri" w:cs="Calibri" w:eastAsia="Calibri" w:hAnsi="Calibri"/>
        </w:rPr>
      </w:pPr>
      <w:r w:rsidDel="00000000" w:rsidR="00000000" w:rsidRPr="00000000">
        <w:rPr>
          <w:rtl w:val="0"/>
        </w:rPr>
      </w:r>
    </w:p>
    <w:p w:rsidR="00000000" w:rsidDel="00000000" w:rsidP="00000000" w:rsidRDefault="00000000" w:rsidRPr="00000000" w14:paraId="00000025">
      <w:pPr>
        <w:rPr>
          <w:rFonts w:ascii="Calibri" w:cs="Calibri" w:eastAsia="Calibri" w:hAnsi="Calibri"/>
        </w:rPr>
      </w:pPr>
      <w:r w:rsidDel="00000000" w:rsidR="00000000" w:rsidRPr="00000000">
        <w:rPr>
          <w:rFonts w:ascii="Calibri" w:cs="Calibri" w:eastAsia="Calibri" w:hAnsi="Calibri"/>
          <w:rtl w:val="0"/>
        </w:rPr>
        <w:t xml:space="preserve">The Data Set Used for the Project:</w:t>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r:id="rId13">
        <w:r w:rsidDel="00000000" w:rsidR="00000000" w:rsidRPr="00000000">
          <w:rPr>
            <w:rFonts w:ascii="Calibri" w:cs="Calibri" w:eastAsia="Calibri" w:hAnsi="Calibri"/>
            <w:b w:val="0"/>
            <w:i w:val="0"/>
            <w:smallCaps w:val="0"/>
            <w:strike w:val="0"/>
            <w:color w:val="0d2e46"/>
            <w:sz w:val="22"/>
            <w:szCs w:val="22"/>
            <w:u w:val="single"/>
            <w:shd w:fill="auto" w:val="clear"/>
            <w:vertAlign w:val="baseline"/>
            <w:rtl w:val="0"/>
          </w:rPr>
          <w:t xml:space="preserve">http://insideairbnb.com/about.html</w:t>
        </w:r>
      </w:hyperlink>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hyperlink r:id="rId14">
        <w:r w:rsidDel="00000000" w:rsidR="00000000" w:rsidRPr="00000000">
          <w:rPr>
            <w:rFonts w:ascii="Calibri" w:cs="Calibri" w:eastAsia="Calibri" w:hAnsi="Calibri"/>
            <w:b w:val="0"/>
            <w:i w:val="0"/>
            <w:smallCaps w:val="0"/>
            <w:strike w:val="0"/>
            <w:color w:val="0d2e46"/>
            <w:sz w:val="22"/>
            <w:szCs w:val="22"/>
            <w:u w:val="single"/>
            <w:shd w:fill="auto" w:val="clear"/>
            <w:vertAlign w:val="baseline"/>
            <w:rtl w:val="0"/>
          </w:rPr>
          <w:t xml:space="preserve">https://www.kaggle.com/datasets</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Data Files used for this project is as below.</w:t>
      </w:r>
    </w:p>
    <w:p w:rsidR="00000000" w:rsidDel="00000000" w:rsidP="00000000" w:rsidRDefault="00000000" w:rsidRPr="00000000" w14:paraId="0000002A">
      <w:pPr>
        <w:numPr>
          <w:ilvl w:val="0"/>
          <w:numId w:val="3"/>
        </w:numPr>
        <w:shd w:fill="ffffff" w:val="clear"/>
        <w:spacing w:after="0" w:before="280" w:line="240" w:lineRule="auto"/>
        <w:ind w:left="720" w:hanging="360"/>
        <w:rPr>
          <w:rFonts w:ascii="Calibri" w:cs="Calibri" w:eastAsia="Calibri" w:hAnsi="Calibri"/>
          <w:color w:val="24292e"/>
          <w:sz w:val="24"/>
          <w:szCs w:val="24"/>
        </w:rPr>
      </w:pPr>
      <w:r w:rsidDel="00000000" w:rsidR="00000000" w:rsidRPr="00000000">
        <w:rPr>
          <w:rFonts w:ascii="Calibri" w:cs="Calibri" w:eastAsia="Calibri" w:hAnsi="Calibri"/>
          <w:b w:val="1"/>
          <w:color w:val="24292e"/>
          <w:sz w:val="24"/>
          <w:szCs w:val="24"/>
          <w:rtl w:val="0"/>
        </w:rPr>
        <w:t xml:space="preserve">listings.csv</w:t>
      </w:r>
      <w:r w:rsidDel="00000000" w:rsidR="00000000" w:rsidRPr="00000000">
        <w:rPr>
          <w:rFonts w:ascii="Calibri" w:cs="Calibri" w:eastAsia="Calibri" w:hAnsi="Calibri"/>
          <w:color w:val="24292e"/>
          <w:sz w:val="24"/>
          <w:szCs w:val="24"/>
          <w:rtl w:val="0"/>
        </w:rPr>
        <w:t xml:space="preserve"> </w:t>
      </w:r>
      <w:r w:rsidDel="00000000" w:rsidR="00000000" w:rsidRPr="00000000">
        <w:rPr>
          <w:rFonts w:ascii="Wingdings" w:cs="Wingdings" w:eastAsia="Wingdings" w:hAnsi="Wingdings"/>
          <w:color w:val="24292e"/>
          <w:sz w:val="24"/>
          <w:szCs w:val="24"/>
          <w:rtl w:val="0"/>
        </w:rPr>
        <w:t xml:space="preserve">🡪</w:t>
      </w:r>
      <w:r w:rsidDel="00000000" w:rsidR="00000000" w:rsidRPr="00000000">
        <w:rPr>
          <w:rFonts w:ascii="Calibri" w:cs="Calibri" w:eastAsia="Calibri" w:hAnsi="Calibri"/>
          <w:color w:val="24292e"/>
          <w:sz w:val="24"/>
          <w:szCs w:val="24"/>
          <w:rtl w:val="0"/>
        </w:rPr>
        <w:t xml:space="preserve"> This file contains about the Airbnb Host, listing and Property Information’s. It also contains about the reviews scores &amp; availability details of the property. </w:t>
      </w:r>
    </w:p>
    <w:p w:rsidR="00000000" w:rsidDel="00000000" w:rsidP="00000000" w:rsidRDefault="00000000" w:rsidRPr="00000000" w14:paraId="0000002B">
      <w:pPr>
        <w:numPr>
          <w:ilvl w:val="0"/>
          <w:numId w:val="3"/>
        </w:numPr>
        <w:shd w:fill="ffffff" w:val="clear"/>
        <w:spacing w:after="0" w:before="60" w:line="240" w:lineRule="auto"/>
        <w:ind w:left="720" w:hanging="360"/>
        <w:rPr>
          <w:rFonts w:ascii="Calibri" w:cs="Calibri" w:eastAsia="Calibri" w:hAnsi="Calibri"/>
          <w:color w:val="24292e"/>
          <w:sz w:val="24"/>
          <w:szCs w:val="24"/>
        </w:rPr>
      </w:pPr>
      <w:r w:rsidDel="00000000" w:rsidR="00000000" w:rsidRPr="00000000">
        <w:rPr>
          <w:rFonts w:ascii="Calibri" w:cs="Calibri" w:eastAsia="Calibri" w:hAnsi="Calibri"/>
          <w:b w:val="1"/>
          <w:color w:val="24292e"/>
          <w:sz w:val="24"/>
          <w:szCs w:val="24"/>
          <w:rtl w:val="0"/>
        </w:rPr>
        <w:t xml:space="preserve">reviews.csv</w:t>
      </w:r>
      <w:r w:rsidDel="00000000" w:rsidR="00000000" w:rsidRPr="00000000">
        <w:rPr>
          <w:rFonts w:ascii="Calibri" w:cs="Calibri" w:eastAsia="Calibri" w:hAnsi="Calibri"/>
          <w:color w:val="24292e"/>
          <w:sz w:val="24"/>
          <w:szCs w:val="24"/>
          <w:rtl w:val="0"/>
        </w:rPr>
        <w:t xml:space="preserve"> </w:t>
      </w:r>
      <w:r w:rsidDel="00000000" w:rsidR="00000000" w:rsidRPr="00000000">
        <w:rPr>
          <w:rFonts w:ascii="Wingdings" w:cs="Wingdings" w:eastAsia="Wingdings" w:hAnsi="Wingdings"/>
          <w:color w:val="24292e"/>
          <w:sz w:val="24"/>
          <w:szCs w:val="24"/>
          <w:rtl w:val="0"/>
        </w:rPr>
        <w:t xml:space="preserve">🡪</w:t>
      </w:r>
      <w:r w:rsidDel="00000000" w:rsidR="00000000" w:rsidRPr="00000000">
        <w:rPr>
          <w:rFonts w:ascii="Calibri" w:cs="Calibri" w:eastAsia="Calibri" w:hAnsi="Calibri"/>
          <w:color w:val="24292e"/>
          <w:sz w:val="24"/>
          <w:szCs w:val="24"/>
          <w:rtl w:val="0"/>
        </w:rPr>
        <w:t xml:space="preserve"> This file contains about the review information of the property.</w:t>
      </w:r>
    </w:p>
    <w:p w:rsidR="00000000" w:rsidDel="00000000" w:rsidP="00000000" w:rsidRDefault="00000000" w:rsidRPr="00000000" w14:paraId="0000002C">
      <w:pPr>
        <w:numPr>
          <w:ilvl w:val="0"/>
          <w:numId w:val="3"/>
        </w:numPr>
        <w:shd w:fill="ffffff" w:val="clear"/>
        <w:spacing w:after="280" w:before="60" w:line="240" w:lineRule="auto"/>
        <w:ind w:left="720" w:hanging="360"/>
        <w:rPr>
          <w:rFonts w:ascii="Calibri" w:cs="Calibri" w:eastAsia="Calibri" w:hAnsi="Calibri"/>
          <w:color w:val="24292e"/>
          <w:sz w:val="24"/>
          <w:szCs w:val="24"/>
        </w:rPr>
      </w:pPr>
      <w:r w:rsidDel="00000000" w:rsidR="00000000" w:rsidRPr="00000000">
        <w:rPr>
          <w:rFonts w:ascii="Calibri" w:cs="Calibri" w:eastAsia="Calibri" w:hAnsi="Calibri"/>
          <w:b w:val="1"/>
          <w:color w:val="24292e"/>
          <w:sz w:val="24"/>
          <w:szCs w:val="24"/>
          <w:rtl w:val="0"/>
        </w:rPr>
        <w:t xml:space="preserve">calendar.csv</w:t>
      </w:r>
      <w:r w:rsidDel="00000000" w:rsidR="00000000" w:rsidRPr="00000000">
        <w:rPr>
          <w:rFonts w:ascii="Calibri" w:cs="Calibri" w:eastAsia="Calibri" w:hAnsi="Calibri"/>
          <w:color w:val="24292e"/>
          <w:sz w:val="24"/>
          <w:szCs w:val="24"/>
          <w:rtl w:val="0"/>
        </w:rPr>
        <w:t xml:space="preserve"> </w:t>
      </w:r>
      <w:r w:rsidDel="00000000" w:rsidR="00000000" w:rsidRPr="00000000">
        <w:rPr>
          <w:rFonts w:ascii="Wingdings" w:cs="Wingdings" w:eastAsia="Wingdings" w:hAnsi="Wingdings"/>
          <w:color w:val="24292e"/>
          <w:sz w:val="24"/>
          <w:szCs w:val="24"/>
          <w:rtl w:val="0"/>
        </w:rPr>
        <w:t xml:space="preserve">🡪</w:t>
      </w:r>
      <w:r w:rsidDel="00000000" w:rsidR="00000000" w:rsidRPr="00000000">
        <w:rPr>
          <w:rFonts w:ascii="Calibri" w:cs="Calibri" w:eastAsia="Calibri" w:hAnsi="Calibri"/>
          <w:color w:val="24292e"/>
          <w:sz w:val="24"/>
          <w:szCs w:val="24"/>
          <w:rtl w:val="0"/>
        </w:rPr>
        <w:t xml:space="preserve"> This file contains about the Property availability and its price information for the future year. </w:t>
      </w:r>
    </w:p>
    <w:p w:rsidR="00000000" w:rsidDel="00000000" w:rsidP="00000000" w:rsidRDefault="00000000" w:rsidRPr="00000000" w14:paraId="0000002D">
      <w:pPr>
        <w:pStyle w:val="Heading1"/>
        <w:rPr>
          <w:rFonts w:ascii="Calibri" w:cs="Calibri" w:eastAsia="Calibri" w:hAnsi="Calibri"/>
          <w:b w:val="1"/>
          <w:u w:val="single"/>
        </w:rPr>
      </w:pPr>
      <w:bookmarkStart w:colFirst="0" w:colLast="0" w:name="_heading=h.3znysh7" w:id="3"/>
      <w:bookmarkEnd w:id="3"/>
      <w:r w:rsidDel="00000000" w:rsidR="00000000" w:rsidRPr="00000000">
        <w:rPr>
          <w:rFonts w:ascii="Calibri" w:cs="Calibri" w:eastAsia="Calibri" w:hAnsi="Calibri"/>
          <w:b w:val="1"/>
          <w:u w:val="single"/>
          <w:rtl w:val="0"/>
        </w:rPr>
        <w:t xml:space="preserve">Target Data</w:t>
      </w:r>
    </w:p>
    <w:p w:rsidR="00000000" w:rsidDel="00000000" w:rsidP="00000000" w:rsidRDefault="00000000" w:rsidRPr="00000000" w14:paraId="0000002E">
      <w:pPr>
        <w:rPr>
          <w:rFonts w:ascii="Calibri" w:cs="Calibri" w:eastAsia="Calibri" w:hAnsi="Calibri"/>
        </w:rPr>
      </w:pPr>
      <w:r w:rsidDel="00000000" w:rsidR="00000000" w:rsidRPr="00000000">
        <w:rPr>
          <w:rtl w:val="0"/>
        </w:rPr>
      </w:r>
    </w:p>
    <w:p w:rsidR="00000000" w:rsidDel="00000000" w:rsidP="00000000" w:rsidRDefault="00000000" w:rsidRPr="00000000" w14:paraId="0000002F">
      <w:pPr>
        <w:rPr>
          <w:rFonts w:ascii="Calibri" w:cs="Calibri" w:eastAsia="Calibri" w:hAnsi="Calibri"/>
        </w:rPr>
      </w:pPr>
      <w:r w:rsidDel="00000000" w:rsidR="00000000" w:rsidRPr="00000000">
        <w:rPr>
          <w:rFonts w:ascii="Calibri" w:cs="Calibri" w:eastAsia="Calibri" w:hAnsi="Calibri"/>
          <w:rtl w:val="0"/>
        </w:rPr>
        <w:t xml:space="preserve">The Final Cleaned Data flows in the below tables.</w:t>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c>
          <w:tcPr>
            <w:shd w:fill="002060" w:val="clear"/>
          </w:tcPr>
          <w:p w:rsidR="00000000" w:rsidDel="00000000" w:rsidP="00000000" w:rsidRDefault="00000000" w:rsidRPr="00000000" w14:paraId="00000030">
            <w:pPr>
              <w:jc w:val="center"/>
              <w:rPr>
                <w:rFonts w:ascii="Calibri" w:cs="Calibri" w:eastAsia="Calibri" w:hAnsi="Calibri"/>
                <w:b w:val="1"/>
              </w:rPr>
            </w:pPr>
            <w:r w:rsidDel="00000000" w:rsidR="00000000" w:rsidRPr="00000000">
              <w:rPr>
                <w:rFonts w:ascii="Calibri" w:cs="Calibri" w:eastAsia="Calibri" w:hAnsi="Calibri"/>
                <w:b w:val="1"/>
                <w:rtl w:val="0"/>
              </w:rPr>
              <w:t xml:space="preserve">Table Name</w:t>
            </w:r>
          </w:p>
        </w:tc>
        <w:tc>
          <w:tcPr>
            <w:shd w:fill="002060" w:val="clear"/>
          </w:tcPr>
          <w:p w:rsidR="00000000" w:rsidDel="00000000" w:rsidP="00000000" w:rsidRDefault="00000000" w:rsidRPr="00000000" w14:paraId="00000031">
            <w:pPr>
              <w:jc w:val="center"/>
              <w:rPr>
                <w:rFonts w:ascii="Calibri" w:cs="Calibri" w:eastAsia="Calibri" w:hAnsi="Calibri"/>
                <w:b w:val="1"/>
              </w:rPr>
            </w:pPr>
            <w:r w:rsidDel="00000000" w:rsidR="00000000" w:rsidRPr="00000000">
              <w:rPr>
                <w:rFonts w:ascii="Calibri" w:cs="Calibri" w:eastAsia="Calibri" w:hAnsi="Calibri"/>
                <w:b w:val="1"/>
                <w:rtl w:val="0"/>
              </w:rPr>
              <w:t xml:space="preserve">Table Description</w:t>
            </w:r>
          </w:p>
        </w:tc>
      </w:tr>
      <w:tr>
        <w:tc>
          <w:tcPr/>
          <w:p w:rsidR="00000000" w:rsidDel="00000000" w:rsidP="00000000" w:rsidRDefault="00000000" w:rsidRPr="00000000" w14:paraId="00000032">
            <w:pPr>
              <w:rPr>
                <w:rFonts w:ascii="Calibri" w:cs="Calibri" w:eastAsia="Calibri" w:hAnsi="Calibri"/>
              </w:rPr>
            </w:pPr>
            <w:r w:rsidDel="00000000" w:rsidR="00000000" w:rsidRPr="00000000">
              <w:rPr>
                <w:rFonts w:ascii="Calibri" w:cs="Calibri" w:eastAsia="Calibri" w:hAnsi="Calibri"/>
                <w:b w:val="1"/>
                <w:color w:val="000000"/>
                <w:sz w:val="21"/>
                <w:szCs w:val="21"/>
                <w:highlight w:val="white"/>
                <w:rtl w:val="0"/>
              </w:rPr>
              <w:t xml:space="preserve">Futuristic_Airbnb_Hosts</w:t>
            </w:r>
            <w:r w:rsidDel="00000000" w:rsidR="00000000" w:rsidRPr="00000000">
              <w:rPr>
                <w:rtl w:val="0"/>
              </w:rPr>
            </w:r>
          </w:p>
        </w:tc>
        <w:tc>
          <w:tcPr/>
          <w:p w:rsidR="00000000" w:rsidDel="00000000" w:rsidP="00000000" w:rsidRDefault="00000000" w:rsidRPr="00000000" w14:paraId="00000033">
            <w:pPr>
              <w:rPr>
                <w:rFonts w:ascii="Calibri" w:cs="Calibri" w:eastAsia="Calibri" w:hAnsi="Calibri"/>
              </w:rPr>
            </w:pPr>
            <w:r w:rsidDel="00000000" w:rsidR="00000000" w:rsidRPr="00000000">
              <w:rPr>
                <w:rFonts w:ascii="Calibri" w:cs="Calibri" w:eastAsia="Calibri" w:hAnsi="Calibri"/>
                <w:color w:val="000000"/>
                <w:sz w:val="21"/>
                <w:szCs w:val="21"/>
                <w:highlight w:val="white"/>
                <w:rtl w:val="0"/>
              </w:rPr>
              <w:t xml:space="preserve">This table contains Host related Details.</w:t>
            </w:r>
            <w:r w:rsidDel="00000000" w:rsidR="00000000" w:rsidRPr="00000000">
              <w:rPr>
                <w:rtl w:val="0"/>
              </w:rPr>
            </w:r>
          </w:p>
        </w:tc>
      </w:tr>
      <w:tr>
        <w:tc>
          <w:tcPr/>
          <w:p w:rsidR="00000000" w:rsidDel="00000000" w:rsidP="00000000" w:rsidRDefault="00000000" w:rsidRPr="00000000" w14:paraId="00000034">
            <w:pPr>
              <w:rPr>
                <w:rFonts w:ascii="Calibri" w:cs="Calibri" w:eastAsia="Calibri" w:hAnsi="Calibri"/>
              </w:rPr>
            </w:pPr>
            <w:r w:rsidDel="00000000" w:rsidR="00000000" w:rsidRPr="00000000">
              <w:rPr>
                <w:rFonts w:ascii="Calibri" w:cs="Calibri" w:eastAsia="Calibri" w:hAnsi="Calibri"/>
                <w:b w:val="1"/>
                <w:color w:val="000000"/>
                <w:sz w:val="21"/>
                <w:szCs w:val="21"/>
                <w:highlight w:val="white"/>
                <w:rtl w:val="0"/>
              </w:rPr>
              <w:t xml:space="preserve">Futuristic_Airbnb_Listings_Property</w:t>
            </w:r>
            <w:r w:rsidDel="00000000" w:rsidR="00000000" w:rsidRPr="00000000">
              <w:rPr>
                <w:rtl w:val="0"/>
              </w:rPr>
            </w:r>
          </w:p>
        </w:tc>
        <w:tc>
          <w:tcPr/>
          <w:p w:rsidR="00000000" w:rsidDel="00000000" w:rsidP="00000000" w:rsidRDefault="00000000" w:rsidRPr="00000000" w14:paraId="00000035">
            <w:pPr>
              <w:rPr>
                <w:rFonts w:ascii="Calibri" w:cs="Calibri" w:eastAsia="Calibri" w:hAnsi="Calibri"/>
              </w:rPr>
            </w:pPr>
            <w:r w:rsidDel="00000000" w:rsidR="00000000" w:rsidRPr="00000000">
              <w:rPr>
                <w:rFonts w:ascii="Calibri" w:cs="Calibri" w:eastAsia="Calibri" w:hAnsi="Calibri"/>
                <w:color w:val="000000"/>
                <w:sz w:val="21"/>
                <w:szCs w:val="21"/>
                <w:highlight w:val="white"/>
                <w:rtl w:val="0"/>
              </w:rPr>
              <w:t xml:space="preserve">This table contains the Listing and Property Details.</w:t>
            </w:r>
            <w:r w:rsidDel="00000000" w:rsidR="00000000" w:rsidRPr="00000000">
              <w:rPr>
                <w:rFonts w:ascii="Calibri" w:cs="Calibri" w:eastAsia="Calibri" w:hAnsi="Calibri"/>
                <w:b w:val="1"/>
                <w:color w:val="000000"/>
                <w:sz w:val="21"/>
                <w:szCs w:val="21"/>
                <w:u w:val="single"/>
                <w:rtl w:val="0"/>
              </w:rPr>
              <w:br w:type="textWrapping"/>
            </w:r>
            <w:r w:rsidDel="00000000" w:rsidR="00000000" w:rsidRPr="00000000">
              <w:rPr>
                <w:rtl w:val="0"/>
              </w:rPr>
            </w:r>
          </w:p>
        </w:tc>
      </w:tr>
      <w:tr>
        <w:tc>
          <w:tcPr/>
          <w:p w:rsidR="00000000" w:rsidDel="00000000" w:rsidP="00000000" w:rsidRDefault="00000000" w:rsidRPr="00000000" w14:paraId="00000036">
            <w:pPr>
              <w:rPr>
                <w:rFonts w:ascii="Calibri" w:cs="Calibri" w:eastAsia="Calibri" w:hAnsi="Calibri"/>
              </w:rPr>
            </w:pPr>
            <w:r w:rsidDel="00000000" w:rsidR="00000000" w:rsidRPr="00000000">
              <w:rPr>
                <w:rFonts w:ascii="Calibri" w:cs="Calibri" w:eastAsia="Calibri" w:hAnsi="Calibri"/>
                <w:b w:val="1"/>
                <w:color w:val="000000"/>
                <w:sz w:val="21"/>
                <w:szCs w:val="21"/>
                <w:highlight w:val="white"/>
                <w:rtl w:val="0"/>
              </w:rPr>
              <w:t xml:space="preserve">Futuristic_Airbnb_Property_Address</w:t>
            </w:r>
            <w:r w:rsidDel="00000000" w:rsidR="00000000" w:rsidRPr="00000000">
              <w:rPr>
                <w:rtl w:val="0"/>
              </w:rPr>
            </w:r>
          </w:p>
        </w:tc>
        <w:tc>
          <w:tcPr/>
          <w:p w:rsidR="00000000" w:rsidDel="00000000" w:rsidP="00000000" w:rsidRDefault="00000000" w:rsidRPr="00000000" w14:paraId="00000037">
            <w:pPr>
              <w:rPr>
                <w:rFonts w:ascii="Calibri" w:cs="Calibri" w:eastAsia="Calibri" w:hAnsi="Calibri"/>
              </w:rPr>
            </w:pPr>
            <w:r w:rsidDel="00000000" w:rsidR="00000000" w:rsidRPr="00000000">
              <w:rPr>
                <w:rFonts w:ascii="Calibri" w:cs="Calibri" w:eastAsia="Calibri" w:hAnsi="Calibri"/>
                <w:color w:val="000000"/>
                <w:sz w:val="21"/>
                <w:szCs w:val="21"/>
                <w:highlight w:val="white"/>
                <w:rtl w:val="0"/>
              </w:rPr>
              <w:t xml:space="preserve">This table contains the Property Address Details.</w:t>
            </w:r>
            <w:r w:rsidDel="00000000" w:rsidR="00000000" w:rsidRPr="00000000">
              <w:rPr>
                <w:rFonts w:ascii="Calibri" w:cs="Calibri" w:eastAsia="Calibri" w:hAnsi="Calibri"/>
                <w:b w:val="1"/>
                <w:color w:val="000000"/>
                <w:sz w:val="21"/>
                <w:szCs w:val="21"/>
                <w:u w:val="single"/>
                <w:rtl w:val="0"/>
              </w:rPr>
              <w:br w:type="textWrapping"/>
            </w:r>
            <w:r w:rsidDel="00000000" w:rsidR="00000000" w:rsidRPr="00000000">
              <w:rPr>
                <w:rtl w:val="0"/>
              </w:rPr>
            </w:r>
          </w:p>
        </w:tc>
      </w:tr>
      <w:tr>
        <w:tc>
          <w:tcPr/>
          <w:p w:rsidR="00000000" w:rsidDel="00000000" w:rsidP="00000000" w:rsidRDefault="00000000" w:rsidRPr="00000000" w14:paraId="00000038">
            <w:pPr>
              <w:rPr>
                <w:rFonts w:ascii="Calibri" w:cs="Calibri" w:eastAsia="Calibri" w:hAnsi="Calibri"/>
              </w:rPr>
            </w:pPr>
            <w:r w:rsidDel="00000000" w:rsidR="00000000" w:rsidRPr="00000000">
              <w:rPr>
                <w:rFonts w:ascii="Calibri" w:cs="Calibri" w:eastAsia="Calibri" w:hAnsi="Calibri"/>
                <w:b w:val="1"/>
                <w:color w:val="000000"/>
                <w:sz w:val="21"/>
                <w:szCs w:val="21"/>
                <w:highlight w:val="white"/>
                <w:rtl w:val="0"/>
              </w:rPr>
              <w:t xml:space="preserve">Futuristic_Airbnb_Property_Availability</w:t>
            </w:r>
            <w:r w:rsidDel="00000000" w:rsidR="00000000" w:rsidRPr="00000000">
              <w:rPr>
                <w:rtl w:val="0"/>
              </w:rPr>
            </w:r>
          </w:p>
        </w:tc>
        <w:tc>
          <w:tcPr/>
          <w:p w:rsidR="00000000" w:rsidDel="00000000" w:rsidP="00000000" w:rsidRDefault="00000000" w:rsidRPr="00000000" w14:paraId="00000039">
            <w:pPr>
              <w:rPr>
                <w:rFonts w:ascii="Calibri" w:cs="Calibri" w:eastAsia="Calibri" w:hAnsi="Calibri"/>
              </w:rPr>
            </w:pPr>
            <w:r w:rsidDel="00000000" w:rsidR="00000000" w:rsidRPr="00000000">
              <w:rPr>
                <w:rFonts w:ascii="Calibri" w:cs="Calibri" w:eastAsia="Calibri" w:hAnsi="Calibri"/>
                <w:color w:val="000000"/>
                <w:sz w:val="21"/>
                <w:szCs w:val="21"/>
                <w:highlight w:val="white"/>
                <w:rtl w:val="0"/>
              </w:rPr>
              <w:t xml:space="preserve">This table contains how many nights are available to be booked in the next 30, 60, 90, 365 days.</w:t>
            </w:r>
            <w:r w:rsidDel="00000000" w:rsidR="00000000" w:rsidRPr="00000000">
              <w:rPr>
                <w:rFonts w:ascii="Calibri" w:cs="Calibri" w:eastAsia="Calibri" w:hAnsi="Calibri"/>
                <w:b w:val="1"/>
                <w:color w:val="000000"/>
                <w:sz w:val="21"/>
                <w:szCs w:val="21"/>
                <w:u w:val="single"/>
                <w:rtl w:val="0"/>
              </w:rPr>
              <w:br w:type="textWrapping"/>
            </w:r>
            <w:r w:rsidDel="00000000" w:rsidR="00000000" w:rsidRPr="00000000">
              <w:rPr>
                <w:rtl w:val="0"/>
              </w:rPr>
            </w:r>
          </w:p>
        </w:tc>
      </w:tr>
      <w:tr>
        <w:tc>
          <w:tcPr/>
          <w:p w:rsidR="00000000" w:rsidDel="00000000" w:rsidP="00000000" w:rsidRDefault="00000000" w:rsidRPr="00000000" w14:paraId="0000003A">
            <w:pPr>
              <w:rPr>
                <w:rFonts w:ascii="Calibri" w:cs="Calibri" w:eastAsia="Calibri" w:hAnsi="Calibri"/>
              </w:rPr>
            </w:pPr>
            <w:r w:rsidDel="00000000" w:rsidR="00000000" w:rsidRPr="00000000">
              <w:rPr>
                <w:rFonts w:ascii="Calibri" w:cs="Calibri" w:eastAsia="Calibri" w:hAnsi="Calibri"/>
                <w:b w:val="1"/>
                <w:color w:val="000000"/>
                <w:sz w:val="21"/>
                <w:szCs w:val="21"/>
                <w:highlight w:val="white"/>
                <w:rtl w:val="0"/>
              </w:rPr>
              <w:t xml:space="preserve">Futuristic_Airbnb_Property_Reviews</w:t>
            </w:r>
            <w:r w:rsidDel="00000000" w:rsidR="00000000" w:rsidRPr="00000000">
              <w:rPr>
                <w:rtl w:val="0"/>
              </w:rPr>
            </w:r>
          </w:p>
        </w:tc>
        <w:tc>
          <w:tcPr/>
          <w:p w:rsidR="00000000" w:rsidDel="00000000" w:rsidP="00000000" w:rsidRDefault="00000000" w:rsidRPr="00000000" w14:paraId="0000003B">
            <w:pPr>
              <w:rPr>
                <w:rFonts w:ascii="Calibri" w:cs="Calibri" w:eastAsia="Calibri" w:hAnsi="Calibri"/>
                <w:color w:val="000000"/>
                <w:sz w:val="21"/>
                <w:szCs w:val="21"/>
                <w:highlight w:val="white"/>
              </w:rPr>
            </w:pPr>
            <w:r w:rsidDel="00000000" w:rsidR="00000000" w:rsidRPr="00000000">
              <w:rPr>
                <w:rFonts w:ascii="Calibri" w:cs="Calibri" w:eastAsia="Calibri" w:hAnsi="Calibri"/>
                <w:color w:val="000000"/>
                <w:sz w:val="21"/>
                <w:szCs w:val="21"/>
                <w:highlight w:val="white"/>
                <w:rtl w:val="0"/>
              </w:rPr>
              <w:t xml:space="preserve">This table contains the reviews of the Properties Details.</w:t>
            </w:r>
          </w:p>
          <w:p w:rsidR="00000000" w:rsidDel="00000000" w:rsidP="00000000" w:rsidRDefault="00000000" w:rsidRPr="00000000" w14:paraId="0000003C">
            <w:pPr>
              <w:rPr>
                <w:rFonts w:ascii="Calibri" w:cs="Calibri" w:eastAsia="Calibri" w:hAnsi="Calibri"/>
              </w:rPr>
            </w:pPr>
            <w:r w:rsidDel="00000000" w:rsidR="00000000" w:rsidRPr="00000000">
              <w:rPr>
                <w:rtl w:val="0"/>
              </w:rPr>
            </w:r>
          </w:p>
        </w:tc>
      </w:tr>
      <w:tr>
        <w:tc>
          <w:tcPr/>
          <w:p w:rsidR="00000000" w:rsidDel="00000000" w:rsidP="00000000" w:rsidRDefault="00000000" w:rsidRPr="00000000" w14:paraId="0000003D">
            <w:pPr>
              <w:rPr>
                <w:rFonts w:ascii="Calibri" w:cs="Calibri" w:eastAsia="Calibri" w:hAnsi="Calibri"/>
              </w:rPr>
            </w:pPr>
            <w:r w:rsidDel="00000000" w:rsidR="00000000" w:rsidRPr="00000000">
              <w:rPr>
                <w:rFonts w:ascii="Calibri" w:cs="Calibri" w:eastAsia="Calibri" w:hAnsi="Calibri"/>
                <w:b w:val="1"/>
                <w:color w:val="000000"/>
                <w:sz w:val="21"/>
                <w:szCs w:val="21"/>
                <w:highlight w:val="white"/>
                <w:rtl w:val="0"/>
              </w:rPr>
              <w:t xml:space="preserve">Futuristic_Airbnb_Calendar</w:t>
            </w:r>
            <w:r w:rsidDel="00000000" w:rsidR="00000000" w:rsidRPr="00000000">
              <w:rPr>
                <w:rtl w:val="0"/>
              </w:rPr>
            </w:r>
          </w:p>
        </w:tc>
        <w:tc>
          <w:tcPr/>
          <w:p w:rsidR="00000000" w:rsidDel="00000000" w:rsidP="00000000" w:rsidRDefault="00000000" w:rsidRPr="00000000" w14:paraId="0000003E">
            <w:pPr>
              <w:rPr>
                <w:rFonts w:ascii="Calibri" w:cs="Calibri" w:eastAsia="Calibri" w:hAnsi="Calibri"/>
                <w:b w:val="1"/>
                <w:u w:val="single"/>
              </w:rPr>
            </w:pPr>
            <w:r w:rsidDel="00000000" w:rsidR="00000000" w:rsidRPr="00000000">
              <w:rPr>
                <w:rFonts w:ascii="Calibri" w:cs="Calibri" w:eastAsia="Calibri" w:hAnsi="Calibri"/>
                <w:color w:val="000000"/>
                <w:sz w:val="21"/>
                <w:szCs w:val="21"/>
                <w:highlight w:val="white"/>
                <w:rtl w:val="0"/>
              </w:rPr>
              <w:t xml:space="preserve">This table contains the availability and price details for the future year.</w:t>
            </w:r>
            <w:r w:rsidDel="00000000" w:rsidR="00000000" w:rsidRPr="00000000">
              <w:rPr>
                <w:rFonts w:ascii="Calibri" w:cs="Calibri" w:eastAsia="Calibri" w:hAnsi="Calibri"/>
                <w:b w:val="1"/>
                <w:color w:val="000000"/>
                <w:sz w:val="21"/>
                <w:szCs w:val="21"/>
                <w:u w:val="single"/>
                <w:rtl w:val="0"/>
              </w:rPr>
              <w:br w:type="textWrapping"/>
            </w:r>
            <w:r w:rsidDel="00000000" w:rsidR="00000000" w:rsidRPr="00000000">
              <w:rPr>
                <w:rtl w:val="0"/>
              </w:rPr>
            </w:r>
          </w:p>
          <w:p w:rsidR="00000000" w:rsidDel="00000000" w:rsidP="00000000" w:rsidRDefault="00000000" w:rsidRPr="00000000" w14:paraId="0000003F">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040">
      <w:pPr>
        <w:shd w:fill="ffffff" w:val="clear"/>
        <w:spacing w:after="280" w:before="60" w:line="240" w:lineRule="auto"/>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41">
      <w:pPr>
        <w:shd w:fill="ffffff" w:val="clear"/>
        <w:spacing w:after="280" w:before="60" w:line="240" w:lineRule="auto"/>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42">
      <w:pPr>
        <w:shd w:fill="ffffff" w:val="clear"/>
        <w:spacing w:after="280" w:before="60" w:line="240" w:lineRule="auto"/>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43">
      <w:pPr>
        <w:shd w:fill="ffffff" w:val="clear"/>
        <w:spacing w:after="280" w:before="60" w:line="240" w:lineRule="auto"/>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44">
      <w:pPr>
        <w:shd w:fill="ffffff" w:val="clear"/>
        <w:spacing w:after="280" w:before="60" w:line="240" w:lineRule="auto"/>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45">
      <w:pPr>
        <w:pStyle w:val="Heading1"/>
        <w:rPr>
          <w:rFonts w:ascii="Calibri" w:cs="Calibri" w:eastAsia="Calibri" w:hAnsi="Calibri"/>
          <w:b w:val="1"/>
          <w:u w:val="single"/>
        </w:rPr>
      </w:pPr>
      <w:bookmarkStart w:colFirst="0" w:colLast="0" w:name="_heading=h.2et92p0" w:id="4"/>
      <w:bookmarkEnd w:id="4"/>
      <w:r w:rsidDel="00000000" w:rsidR="00000000" w:rsidRPr="00000000">
        <w:rPr>
          <w:rFonts w:ascii="Calibri" w:cs="Calibri" w:eastAsia="Calibri" w:hAnsi="Calibri"/>
          <w:b w:val="1"/>
          <w:u w:val="single"/>
          <w:rtl w:val="0"/>
        </w:rPr>
        <w:t xml:space="preserve">Data Flow</w:t>
      </w:r>
    </w:p>
    <w:p w:rsidR="00000000" w:rsidDel="00000000" w:rsidP="00000000" w:rsidRDefault="00000000" w:rsidRPr="00000000" w14:paraId="00000046">
      <w:pPr>
        <w:rPr>
          <w:rFonts w:ascii="Calibri" w:cs="Calibri" w:eastAsia="Calibri" w:hAnsi="Calibri"/>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4597400</wp:posOffset>
                </wp:positionH>
                <wp:positionV relativeFrom="paragraph">
                  <wp:posOffset>0</wp:posOffset>
                </wp:positionV>
                <wp:extent cx="1131875" cy="843875"/>
                <wp:effectExtent b="0" l="0" r="0" t="0"/>
                <wp:wrapNone/>
                <wp:docPr id="104" name=""/>
                <a:graphic>
                  <a:graphicData uri="http://schemas.microsoft.com/office/word/2010/wordprocessingShape">
                    <wps:wsp>
                      <wps:cNvSpPr/>
                      <wps:cNvPr id="12" name="Shape 12"/>
                      <wps:spPr>
                        <a:xfrm>
                          <a:off x="4788000" y="3366000"/>
                          <a:ext cx="1116000" cy="828000"/>
                        </a:xfrm>
                        <a:prstGeom prst="flowChartMagneticDisk">
                          <a:avLst/>
                        </a:prstGeom>
                        <a:solidFill>
                          <a:schemeClr val="accent5"/>
                        </a:solidFill>
                        <a:ln cap="rnd" cmpd="sng" w="15875">
                          <a:solidFill>
                            <a:srgbClr val="A95727"/>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entury Gothic" w:cs="Century Gothic" w:eastAsia="Century Gothic" w:hAnsi="Century Gothic"/>
                                <w:b w:val="1"/>
                                <w:i w:val="0"/>
                                <w:smallCaps w:val="0"/>
                                <w:strike w:val="0"/>
                                <w:color w:val="000000"/>
                                <w:sz w:val="22"/>
                                <w:vertAlign w:val="baseline"/>
                              </w:rPr>
                              <w:t xml:space="preserve">Host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4597400</wp:posOffset>
                </wp:positionH>
                <wp:positionV relativeFrom="paragraph">
                  <wp:posOffset>0</wp:posOffset>
                </wp:positionV>
                <wp:extent cx="1131875" cy="843875"/>
                <wp:effectExtent b="0" l="0" r="0" t="0"/>
                <wp:wrapNone/>
                <wp:docPr id="104" name="image17.png"/>
                <a:graphic>
                  <a:graphicData uri="http://schemas.openxmlformats.org/drawingml/2006/picture">
                    <pic:pic>
                      <pic:nvPicPr>
                        <pic:cNvPr id="0" name="image17.png"/>
                        <pic:cNvPicPr preferRelativeResize="0"/>
                      </pic:nvPicPr>
                      <pic:blipFill>
                        <a:blip r:embed="rId15"/>
                        <a:srcRect/>
                        <a:stretch>
                          <a:fillRect/>
                        </a:stretch>
                      </pic:blipFill>
                      <pic:spPr>
                        <a:xfrm>
                          <a:off x="0" y="0"/>
                          <a:ext cx="1131875" cy="843875"/>
                        </a:xfrm>
                        <a:prstGeom prst="rect"/>
                        <a:ln/>
                      </pic:spPr>
                    </pic:pic>
                  </a:graphicData>
                </a:graphic>
              </wp:anchor>
            </w:drawing>
          </mc:Fallback>
        </mc:AlternateContent>
      </w:r>
    </w:p>
    <w:p w:rsidR="00000000" w:rsidDel="00000000" w:rsidP="00000000" w:rsidRDefault="00000000" w:rsidRPr="00000000" w14:paraId="00000047">
      <w:pPr>
        <w:rPr>
          <w:rFonts w:ascii="Calibri" w:cs="Calibri" w:eastAsia="Calibri" w:hAnsi="Calibri"/>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1346200</wp:posOffset>
                </wp:positionH>
                <wp:positionV relativeFrom="paragraph">
                  <wp:posOffset>190500</wp:posOffset>
                </wp:positionV>
                <wp:extent cx="3228975" cy="1866900"/>
                <wp:effectExtent b="0" l="0" r="0" t="0"/>
                <wp:wrapNone/>
                <wp:docPr id="106" name=""/>
                <a:graphic>
                  <a:graphicData uri="http://schemas.microsoft.com/office/word/2010/wordprocessingShape">
                    <wps:wsp>
                      <wps:cNvCnPr/>
                      <wps:spPr>
                        <a:xfrm flipH="1" rot="10800000">
                          <a:off x="3745800" y="2860838"/>
                          <a:ext cx="3200400" cy="1838325"/>
                        </a:xfrm>
                        <a:prstGeom prst="bentConnector3">
                          <a:avLst>
                            <a:gd fmla="val 46386" name="adj1"/>
                          </a:avLst>
                        </a:prstGeom>
                        <a:noFill/>
                        <a:ln cap="rnd" cmpd="sng" w="28575">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1346200</wp:posOffset>
                </wp:positionH>
                <wp:positionV relativeFrom="paragraph">
                  <wp:posOffset>190500</wp:posOffset>
                </wp:positionV>
                <wp:extent cx="3228975" cy="1866900"/>
                <wp:effectExtent b="0" l="0" r="0" t="0"/>
                <wp:wrapNone/>
                <wp:docPr id="106" name="image24.png"/>
                <a:graphic>
                  <a:graphicData uri="http://schemas.openxmlformats.org/drawingml/2006/picture">
                    <pic:pic>
                      <pic:nvPicPr>
                        <pic:cNvPr id="0" name="image24.png"/>
                        <pic:cNvPicPr preferRelativeResize="0"/>
                      </pic:nvPicPr>
                      <pic:blipFill>
                        <a:blip r:embed="rId16"/>
                        <a:srcRect/>
                        <a:stretch>
                          <a:fillRect/>
                        </a:stretch>
                      </pic:blipFill>
                      <pic:spPr>
                        <a:xfrm>
                          <a:off x="0" y="0"/>
                          <a:ext cx="3228975" cy="1866900"/>
                        </a:xfrm>
                        <a:prstGeom prst="rect"/>
                        <a:ln/>
                      </pic:spPr>
                    </pic:pic>
                  </a:graphicData>
                </a:graphic>
              </wp:anchor>
            </w:drawing>
          </mc:Fallback>
        </mc:AlternateContent>
      </w:r>
    </w:p>
    <w:p w:rsidR="00000000" w:rsidDel="00000000" w:rsidP="00000000" w:rsidRDefault="00000000" w:rsidRPr="00000000" w14:paraId="00000048">
      <w:pPr>
        <w:rPr>
          <w:rFonts w:ascii="Calibri" w:cs="Calibri" w:eastAsia="Calibri" w:hAnsi="Calibri"/>
        </w:rPr>
      </w:pPr>
      <w:r w:rsidDel="00000000" w:rsidR="00000000" w:rsidRPr="00000000">
        <w:rPr>
          <w:rtl w:val="0"/>
        </w:rPr>
      </w:r>
    </w:p>
    <w:p w:rsidR="00000000" w:rsidDel="00000000" w:rsidP="00000000" w:rsidRDefault="00000000" w:rsidRPr="00000000" w14:paraId="00000049">
      <w:pPr>
        <w:shd w:fill="ffffff" w:val="clear"/>
        <w:spacing w:after="280" w:before="60" w:line="240" w:lineRule="auto"/>
        <w:ind w:left="720"/>
        <w:rPr>
          <w:rFonts w:ascii="Calibri" w:cs="Calibri" w:eastAsia="Calibri" w:hAnsi="Calibri"/>
          <w:color w:val="24292e"/>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4597400</wp:posOffset>
                </wp:positionH>
                <wp:positionV relativeFrom="paragraph">
                  <wp:posOffset>215900</wp:posOffset>
                </wp:positionV>
                <wp:extent cx="1131875" cy="843875"/>
                <wp:effectExtent b="0" l="0" r="0" t="0"/>
                <wp:wrapNone/>
                <wp:docPr id="97" name=""/>
                <a:graphic>
                  <a:graphicData uri="http://schemas.microsoft.com/office/word/2010/wordprocessingShape">
                    <wps:wsp>
                      <wps:cNvSpPr/>
                      <wps:cNvPr id="5" name="Shape 5"/>
                      <wps:spPr>
                        <a:xfrm>
                          <a:off x="4788000" y="3366000"/>
                          <a:ext cx="1116000" cy="828000"/>
                        </a:xfrm>
                        <a:prstGeom prst="flowChartMagneticDisk">
                          <a:avLst/>
                        </a:prstGeom>
                        <a:solidFill>
                          <a:schemeClr val="accent5"/>
                        </a:solidFill>
                        <a:ln cap="rnd" cmpd="sng" w="15875">
                          <a:solidFill>
                            <a:srgbClr val="A95727"/>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entury Gothic" w:cs="Century Gothic" w:eastAsia="Century Gothic" w:hAnsi="Century Gothic"/>
                                <w:b w:val="1"/>
                                <w:i w:val="0"/>
                                <w:smallCaps w:val="0"/>
                                <w:strike w:val="0"/>
                                <w:color w:val="000000"/>
                                <w:sz w:val="22"/>
                                <w:vertAlign w:val="baseline"/>
                              </w:rPr>
                              <w:t xml:space="preserve">Listings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4597400</wp:posOffset>
                </wp:positionH>
                <wp:positionV relativeFrom="paragraph">
                  <wp:posOffset>215900</wp:posOffset>
                </wp:positionV>
                <wp:extent cx="1131875" cy="843875"/>
                <wp:effectExtent b="0" l="0" r="0" t="0"/>
                <wp:wrapNone/>
                <wp:docPr id="97" name="image5.png"/>
                <a:graphic>
                  <a:graphicData uri="http://schemas.openxmlformats.org/drawingml/2006/picture">
                    <pic:pic>
                      <pic:nvPicPr>
                        <pic:cNvPr id="0" name="image5.png"/>
                        <pic:cNvPicPr preferRelativeResize="0"/>
                      </pic:nvPicPr>
                      <pic:blipFill>
                        <a:blip r:embed="rId17"/>
                        <a:srcRect/>
                        <a:stretch>
                          <a:fillRect/>
                        </a:stretch>
                      </pic:blipFill>
                      <pic:spPr>
                        <a:xfrm>
                          <a:off x="0" y="0"/>
                          <a:ext cx="1131875" cy="843875"/>
                        </a:xfrm>
                        <a:prstGeom prst="rect"/>
                        <a:ln/>
                      </pic:spPr>
                    </pic:pic>
                  </a:graphicData>
                </a:graphic>
              </wp:anchor>
            </w:drawing>
          </mc:Fallback>
        </mc:AlternateContent>
      </w:r>
    </w:p>
    <w:p w:rsidR="00000000" w:rsidDel="00000000" w:rsidP="00000000" w:rsidRDefault="00000000" w:rsidRPr="00000000" w14:paraId="0000004A">
      <w:pPr>
        <w:shd w:fill="ffffff" w:val="clear"/>
        <w:spacing w:after="280" w:before="60" w:line="240" w:lineRule="auto"/>
        <w:ind w:left="720"/>
        <w:rPr>
          <w:rFonts w:ascii="Calibri" w:cs="Calibri" w:eastAsia="Calibri" w:hAnsi="Calibri"/>
          <w:color w:val="24292e"/>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1460500</wp:posOffset>
                </wp:positionH>
                <wp:positionV relativeFrom="paragraph">
                  <wp:posOffset>228600</wp:posOffset>
                </wp:positionV>
                <wp:extent cx="3114675" cy="1057275"/>
                <wp:effectExtent b="0" l="0" r="0" t="0"/>
                <wp:wrapNone/>
                <wp:docPr id="108" name=""/>
                <a:graphic>
                  <a:graphicData uri="http://schemas.microsoft.com/office/word/2010/wordprocessingShape">
                    <wps:wsp>
                      <wps:cNvCnPr/>
                      <wps:spPr>
                        <a:xfrm flipH="1" rot="10800000">
                          <a:off x="3802950" y="3265650"/>
                          <a:ext cx="3086100" cy="1028700"/>
                        </a:xfrm>
                        <a:prstGeom prst="bentConnector3">
                          <a:avLst>
                            <a:gd fmla="val 50000" name="adj1"/>
                          </a:avLst>
                        </a:prstGeom>
                        <a:noFill/>
                        <a:ln cap="rnd" cmpd="sng" w="28575">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1460500</wp:posOffset>
                </wp:positionH>
                <wp:positionV relativeFrom="paragraph">
                  <wp:posOffset>228600</wp:posOffset>
                </wp:positionV>
                <wp:extent cx="3114675" cy="1057275"/>
                <wp:effectExtent b="0" l="0" r="0" t="0"/>
                <wp:wrapNone/>
                <wp:docPr id="108" name="image29.png"/>
                <a:graphic>
                  <a:graphicData uri="http://schemas.openxmlformats.org/drawingml/2006/picture">
                    <pic:pic>
                      <pic:nvPicPr>
                        <pic:cNvPr id="0" name="image29.png"/>
                        <pic:cNvPicPr preferRelativeResize="0"/>
                      </pic:nvPicPr>
                      <pic:blipFill>
                        <a:blip r:embed="rId18"/>
                        <a:srcRect/>
                        <a:stretch>
                          <a:fillRect/>
                        </a:stretch>
                      </pic:blipFill>
                      <pic:spPr>
                        <a:xfrm>
                          <a:off x="0" y="0"/>
                          <a:ext cx="3114675" cy="1057275"/>
                        </a:xfrm>
                        <a:prstGeom prst="rect"/>
                        <a:ln/>
                      </pic:spPr>
                    </pic:pic>
                  </a:graphicData>
                </a:graphic>
              </wp:anchor>
            </w:drawing>
          </mc:Fallback>
        </mc:AlternateContent>
      </w:r>
    </w:p>
    <w:p w:rsidR="00000000" w:rsidDel="00000000" w:rsidP="00000000" w:rsidRDefault="00000000" w:rsidRPr="00000000" w14:paraId="0000004B">
      <w:pPr>
        <w:shd w:fill="ffffff" w:val="clear"/>
        <w:spacing w:after="280" w:before="60" w:line="240" w:lineRule="auto"/>
        <w:ind w:left="720"/>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4C">
      <w:pPr>
        <w:shd w:fill="ffffff" w:val="clear"/>
        <w:spacing w:after="280" w:before="60" w:line="240" w:lineRule="auto"/>
        <w:ind w:left="720"/>
        <w:rPr>
          <w:rFonts w:ascii="Calibri" w:cs="Calibri" w:eastAsia="Calibri" w:hAnsi="Calibri"/>
          <w:color w:val="24292e"/>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317500</wp:posOffset>
                </wp:positionV>
                <wp:extent cx="1492250" cy="739775"/>
                <wp:effectExtent b="0" l="0" r="0" t="0"/>
                <wp:wrapNone/>
                <wp:docPr id="110" name=""/>
                <a:graphic>
                  <a:graphicData uri="http://schemas.microsoft.com/office/word/2010/wordprocessingShape">
                    <wps:wsp>
                      <wps:cNvSpPr/>
                      <wps:cNvPr id="18" name="Shape 18"/>
                      <wps:spPr>
                        <a:xfrm>
                          <a:off x="4607813" y="3418050"/>
                          <a:ext cx="1476375" cy="723900"/>
                        </a:xfrm>
                        <a:prstGeom prst="roundRect">
                          <a:avLst>
                            <a:gd fmla="val 16667" name="adj"/>
                          </a:avLst>
                        </a:prstGeom>
                        <a:solidFill>
                          <a:schemeClr val="accent1"/>
                        </a:solidFill>
                        <a:ln cap="rnd" cmpd="sng" w="15875">
                          <a:solidFill>
                            <a:srgbClr val="023046"/>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Quattrocento Sans" w:cs="Quattrocento Sans" w:eastAsia="Quattrocento Sans" w:hAnsi="Quattrocento Sans"/>
                                <w:b w:val="1"/>
                                <w:i w:val="0"/>
                                <w:smallCaps w:val="0"/>
                                <w:strike w:val="0"/>
                                <w:color w:val="ffffff"/>
                                <w:sz w:val="24"/>
                                <w:vertAlign w:val="baseline"/>
                              </w:rPr>
                              <w:t xml:space="preserve">listings.csv</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317500</wp:posOffset>
                </wp:positionV>
                <wp:extent cx="1492250" cy="739775"/>
                <wp:effectExtent b="0" l="0" r="0" t="0"/>
                <wp:wrapNone/>
                <wp:docPr id="110" name="image31.png"/>
                <a:graphic>
                  <a:graphicData uri="http://schemas.openxmlformats.org/drawingml/2006/picture">
                    <pic:pic>
                      <pic:nvPicPr>
                        <pic:cNvPr id="0" name="image31.png"/>
                        <pic:cNvPicPr preferRelativeResize="0"/>
                      </pic:nvPicPr>
                      <pic:blipFill>
                        <a:blip r:embed="rId19"/>
                        <a:srcRect/>
                        <a:stretch>
                          <a:fillRect/>
                        </a:stretch>
                      </pic:blipFill>
                      <pic:spPr>
                        <a:xfrm>
                          <a:off x="0" y="0"/>
                          <a:ext cx="1492250" cy="7397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4648200</wp:posOffset>
                </wp:positionH>
                <wp:positionV relativeFrom="paragraph">
                  <wp:posOffset>215900</wp:posOffset>
                </wp:positionV>
                <wp:extent cx="1131875" cy="843875"/>
                <wp:effectExtent b="0" l="0" r="0" t="0"/>
                <wp:wrapNone/>
                <wp:docPr id="96" name=""/>
                <a:graphic>
                  <a:graphicData uri="http://schemas.microsoft.com/office/word/2010/wordprocessingShape">
                    <wps:wsp>
                      <wps:cNvSpPr/>
                      <wps:cNvPr id="4" name="Shape 4"/>
                      <wps:spPr>
                        <a:xfrm>
                          <a:off x="4788000" y="3366000"/>
                          <a:ext cx="1116000" cy="828000"/>
                        </a:xfrm>
                        <a:prstGeom prst="flowChartMagneticDisk">
                          <a:avLst/>
                        </a:prstGeom>
                        <a:solidFill>
                          <a:schemeClr val="accent5"/>
                        </a:solidFill>
                        <a:ln cap="rnd" cmpd="sng" w="15875">
                          <a:solidFill>
                            <a:srgbClr val="A95727"/>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entury Gothic" w:cs="Century Gothic" w:eastAsia="Century Gothic" w:hAnsi="Century Gothic"/>
                                <w:b w:val="1"/>
                                <w:i w:val="0"/>
                                <w:smallCaps w:val="0"/>
                                <w:strike w:val="0"/>
                                <w:color w:val="000000"/>
                                <w:sz w:val="20"/>
                                <w:vertAlign w:val="baseline"/>
                              </w:rPr>
                              <w:t xml:space="preserve">Property Address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4648200</wp:posOffset>
                </wp:positionH>
                <wp:positionV relativeFrom="paragraph">
                  <wp:posOffset>215900</wp:posOffset>
                </wp:positionV>
                <wp:extent cx="1131875" cy="843875"/>
                <wp:effectExtent b="0" l="0" r="0" t="0"/>
                <wp:wrapNone/>
                <wp:docPr id="96" name="image4.png"/>
                <a:graphic>
                  <a:graphicData uri="http://schemas.openxmlformats.org/drawingml/2006/picture">
                    <pic:pic>
                      <pic:nvPicPr>
                        <pic:cNvPr id="0" name="image4.png"/>
                        <pic:cNvPicPr preferRelativeResize="0"/>
                      </pic:nvPicPr>
                      <pic:blipFill>
                        <a:blip r:embed="rId20"/>
                        <a:srcRect/>
                        <a:stretch>
                          <a:fillRect/>
                        </a:stretch>
                      </pic:blipFill>
                      <pic:spPr>
                        <a:xfrm>
                          <a:off x="0" y="0"/>
                          <a:ext cx="1131875" cy="843875"/>
                        </a:xfrm>
                        <a:prstGeom prst="rect"/>
                        <a:ln/>
                      </pic:spPr>
                    </pic:pic>
                  </a:graphicData>
                </a:graphic>
              </wp:anchor>
            </w:drawing>
          </mc:Fallback>
        </mc:AlternateContent>
      </w:r>
    </w:p>
    <w:p w:rsidR="00000000" w:rsidDel="00000000" w:rsidP="00000000" w:rsidRDefault="00000000" w:rsidRPr="00000000" w14:paraId="0000004D">
      <w:pPr>
        <w:shd w:fill="ffffff" w:val="clear"/>
        <w:spacing w:after="280" w:before="60" w:line="240" w:lineRule="auto"/>
        <w:ind w:left="720"/>
        <w:rPr>
          <w:rFonts w:ascii="Calibri" w:cs="Calibri" w:eastAsia="Calibri" w:hAnsi="Calibri"/>
          <w:color w:val="24292e"/>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1498600</wp:posOffset>
                </wp:positionH>
                <wp:positionV relativeFrom="paragraph">
                  <wp:posOffset>279400</wp:posOffset>
                </wp:positionV>
                <wp:extent cx="3114675" cy="28575"/>
                <wp:effectExtent b="0" l="0" r="0" t="0"/>
                <wp:wrapNone/>
                <wp:docPr id="95" name=""/>
                <a:graphic>
                  <a:graphicData uri="http://schemas.microsoft.com/office/word/2010/wordprocessingShape">
                    <wps:wsp>
                      <wps:cNvCnPr/>
                      <wps:spPr>
                        <a:xfrm flipH="1" rot="10800000">
                          <a:off x="3788663" y="3775238"/>
                          <a:ext cx="3114675" cy="9525"/>
                        </a:xfrm>
                        <a:prstGeom prst="straightConnector1">
                          <a:avLst/>
                        </a:prstGeom>
                        <a:noFill/>
                        <a:ln cap="rnd" cmpd="sng" w="28575">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1498600</wp:posOffset>
                </wp:positionH>
                <wp:positionV relativeFrom="paragraph">
                  <wp:posOffset>279400</wp:posOffset>
                </wp:positionV>
                <wp:extent cx="3114675" cy="28575"/>
                <wp:effectExtent b="0" l="0" r="0" t="0"/>
                <wp:wrapNone/>
                <wp:docPr id="95" name="image3.png"/>
                <a:graphic>
                  <a:graphicData uri="http://schemas.openxmlformats.org/drawingml/2006/picture">
                    <pic:pic>
                      <pic:nvPicPr>
                        <pic:cNvPr id="0" name="image3.png"/>
                        <pic:cNvPicPr preferRelativeResize="0"/>
                      </pic:nvPicPr>
                      <pic:blipFill>
                        <a:blip r:embed="rId21"/>
                        <a:srcRect/>
                        <a:stretch>
                          <a:fillRect/>
                        </a:stretch>
                      </pic:blipFill>
                      <pic:spPr>
                        <a:xfrm>
                          <a:off x="0" y="0"/>
                          <a:ext cx="3114675" cy="28575"/>
                        </a:xfrm>
                        <a:prstGeom prst="rect"/>
                        <a:ln/>
                      </pic:spPr>
                    </pic:pic>
                  </a:graphicData>
                </a:graphic>
              </wp:anchor>
            </w:drawing>
          </mc:Fallback>
        </mc:AlternateContent>
      </w:r>
    </w:p>
    <w:p w:rsidR="00000000" w:rsidDel="00000000" w:rsidP="00000000" w:rsidRDefault="00000000" w:rsidRPr="00000000" w14:paraId="0000004E">
      <w:pPr>
        <w:shd w:fill="ffffff" w:val="clear"/>
        <w:spacing w:after="280" w:before="60" w:line="240" w:lineRule="auto"/>
        <w:ind w:left="720"/>
        <w:rPr>
          <w:rFonts w:ascii="Calibri" w:cs="Calibri" w:eastAsia="Calibri" w:hAnsi="Calibri"/>
          <w:color w:val="24292e"/>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1384300</wp:posOffset>
                </wp:positionH>
                <wp:positionV relativeFrom="paragraph">
                  <wp:posOffset>241300</wp:posOffset>
                </wp:positionV>
                <wp:extent cx="3324225" cy="2305050"/>
                <wp:effectExtent b="0" l="0" r="0" t="0"/>
                <wp:wrapNone/>
                <wp:docPr id="102" name=""/>
                <a:graphic>
                  <a:graphicData uri="http://schemas.microsoft.com/office/word/2010/wordprocessingShape">
                    <wps:wsp>
                      <wps:cNvCnPr/>
                      <wps:spPr>
                        <a:xfrm>
                          <a:off x="3698175" y="2641763"/>
                          <a:ext cx="3295650" cy="2276475"/>
                        </a:xfrm>
                        <a:prstGeom prst="bentConnector3">
                          <a:avLst>
                            <a:gd fmla="val 46491" name="adj1"/>
                          </a:avLst>
                        </a:prstGeom>
                        <a:noFill/>
                        <a:ln cap="rnd" cmpd="sng" w="28575">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1384300</wp:posOffset>
                </wp:positionH>
                <wp:positionV relativeFrom="paragraph">
                  <wp:posOffset>241300</wp:posOffset>
                </wp:positionV>
                <wp:extent cx="3324225" cy="2305050"/>
                <wp:effectExtent b="0" l="0" r="0" t="0"/>
                <wp:wrapNone/>
                <wp:docPr id="102" name="image11.png"/>
                <a:graphic>
                  <a:graphicData uri="http://schemas.openxmlformats.org/drawingml/2006/picture">
                    <pic:pic>
                      <pic:nvPicPr>
                        <pic:cNvPr id="0" name="image11.png"/>
                        <pic:cNvPicPr preferRelativeResize="0"/>
                      </pic:nvPicPr>
                      <pic:blipFill>
                        <a:blip r:embed="rId22"/>
                        <a:srcRect/>
                        <a:stretch>
                          <a:fillRect/>
                        </a:stretch>
                      </pic:blipFill>
                      <pic:spPr>
                        <a:xfrm>
                          <a:off x="0" y="0"/>
                          <a:ext cx="3324225" cy="2305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63500</wp:posOffset>
                </wp:positionV>
                <wp:extent cx="3257550" cy="1028700"/>
                <wp:effectExtent b="0" l="0" r="0" t="0"/>
                <wp:wrapNone/>
                <wp:docPr id="105" name=""/>
                <a:graphic>
                  <a:graphicData uri="http://schemas.microsoft.com/office/word/2010/wordprocessingShape">
                    <wps:wsp>
                      <wps:cNvCnPr/>
                      <wps:spPr>
                        <a:xfrm>
                          <a:off x="3731513" y="3279938"/>
                          <a:ext cx="3228975" cy="1000125"/>
                        </a:xfrm>
                        <a:prstGeom prst="bentConnector3">
                          <a:avLst>
                            <a:gd fmla="val 50000" name="adj1"/>
                          </a:avLst>
                        </a:prstGeom>
                        <a:noFill/>
                        <a:ln cap="rnd" cmpd="sng" w="28575">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63500</wp:posOffset>
                </wp:positionV>
                <wp:extent cx="3257550" cy="1028700"/>
                <wp:effectExtent b="0" l="0" r="0" t="0"/>
                <wp:wrapNone/>
                <wp:docPr id="105" name="image22.png"/>
                <a:graphic>
                  <a:graphicData uri="http://schemas.openxmlformats.org/drawingml/2006/picture">
                    <pic:pic>
                      <pic:nvPicPr>
                        <pic:cNvPr id="0" name="image22.png"/>
                        <pic:cNvPicPr preferRelativeResize="0"/>
                      </pic:nvPicPr>
                      <pic:blipFill>
                        <a:blip r:embed="rId23"/>
                        <a:srcRect/>
                        <a:stretch>
                          <a:fillRect/>
                        </a:stretch>
                      </pic:blipFill>
                      <pic:spPr>
                        <a:xfrm>
                          <a:off x="0" y="0"/>
                          <a:ext cx="3257550" cy="1028700"/>
                        </a:xfrm>
                        <a:prstGeom prst="rect"/>
                        <a:ln/>
                      </pic:spPr>
                    </pic:pic>
                  </a:graphicData>
                </a:graphic>
              </wp:anchor>
            </w:drawing>
          </mc:Fallback>
        </mc:AlternateContent>
      </w:r>
    </w:p>
    <w:p w:rsidR="00000000" w:rsidDel="00000000" w:rsidP="00000000" w:rsidRDefault="00000000" w:rsidRPr="00000000" w14:paraId="0000004F">
      <w:pPr>
        <w:shd w:fill="ffffff" w:val="clear"/>
        <w:spacing w:after="280" w:before="60" w:line="240" w:lineRule="auto"/>
        <w:ind w:left="720"/>
        <w:rPr>
          <w:rFonts w:ascii="Calibri" w:cs="Calibri" w:eastAsia="Calibri" w:hAnsi="Calibri"/>
          <w:color w:val="24292e"/>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4660900</wp:posOffset>
                </wp:positionH>
                <wp:positionV relativeFrom="paragraph">
                  <wp:posOffset>266700</wp:posOffset>
                </wp:positionV>
                <wp:extent cx="1131875" cy="843875"/>
                <wp:effectExtent b="0" l="0" r="0" t="0"/>
                <wp:wrapNone/>
                <wp:docPr id="100" name=""/>
                <a:graphic>
                  <a:graphicData uri="http://schemas.microsoft.com/office/word/2010/wordprocessingShape">
                    <wps:wsp>
                      <wps:cNvSpPr/>
                      <wps:cNvPr id="8" name="Shape 8"/>
                      <wps:spPr>
                        <a:xfrm>
                          <a:off x="4788000" y="3366000"/>
                          <a:ext cx="1116000" cy="828000"/>
                        </a:xfrm>
                        <a:prstGeom prst="flowChartMagneticDisk">
                          <a:avLst/>
                        </a:prstGeom>
                        <a:solidFill>
                          <a:schemeClr val="accent5"/>
                        </a:solidFill>
                        <a:ln cap="rnd" cmpd="sng" w="15875">
                          <a:solidFill>
                            <a:srgbClr val="A95727"/>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entury Gothic" w:cs="Century Gothic" w:eastAsia="Century Gothic" w:hAnsi="Century Gothic"/>
                                <w:b w:val="1"/>
                                <w:i w:val="0"/>
                                <w:smallCaps w:val="0"/>
                                <w:strike w:val="0"/>
                                <w:color w:val="000000"/>
                                <w:sz w:val="20"/>
                                <w:vertAlign w:val="baseline"/>
                              </w:rPr>
                              <w:t xml:space="preserve">Property Availability</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4660900</wp:posOffset>
                </wp:positionH>
                <wp:positionV relativeFrom="paragraph">
                  <wp:posOffset>266700</wp:posOffset>
                </wp:positionV>
                <wp:extent cx="1131875" cy="843875"/>
                <wp:effectExtent b="0" l="0" r="0" t="0"/>
                <wp:wrapNone/>
                <wp:docPr id="100" name="image8.png"/>
                <a:graphic>
                  <a:graphicData uri="http://schemas.openxmlformats.org/drawingml/2006/picture">
                    <pic:pic>
                      <pic:nvPicPr>
                        <pic:cNvPr id="0" name="image8.png"/>
                        <pic:cNvPicPr preferRelativeResize="0"/>
                      </pic:nvPicPr>
                      <pic:blipFill>
                        <a:blip r:embed="rId24"/>
                        <a:srcRect/>
                        <a:stretch>
                          <a:fillRect/>
                        </a:stretch>
                      </pic:blipFill>
                      <pic:spPr>
                        <a:xfrm>
                          <a:off x="0" y="0"/>
                          <a:ext cx="1131875" cy="843875"/>
                        </a:xfrm>
                        <a:prstGeom prst="rect"/>
                        <a:ln/>
                      </pic:spPr>
                    </pic:pic>
                  </a:graphicData>
                </a:graphic>
              </wp:anchor>
            </w:drawing>
          </mc:Fallback>
        </mc:AlternateContent>
      </w:r>
    </w:p>
    <w:p w:rsidR="00000000" w:rsidDel="00000000" w:rsidP="00000000" w:rsidRDefault="00000000" w:rsidRPr="00000000" w14:paraId="00000050">
      <w:pPr>
        <w:shd w:fill="ffffff" w:val="clear"/>
        <w:spacing w:after="280" w:before="60" w:line="240" w:lineRule="auto"/>
        <w:ind w:left="720"/>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51">
      <w:pPr>
        <w:shd w:fill="ffffff" w:val="clear"/>
        <w:spacing w:after="280" w:before="60" w:line="240" w:lineRule="auto"/>
        <w:ind w:left="720"/>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52">
      <w:pPr>
        <w:shd w:fill="ffffff" w:val="clear"/>
        <w:spacing w:after="280" w:before="60" w:line="240" w:lineRule="auto"/>
        <w:ind w:left="720"/>
        <w:rPr>
          <w:rFonts w:ascii="Calibri" w:cs="Calibri" w:eastAsia="Calibri" w:hAnsi="Calibri"/>
          <w:color w:val="24292e"/>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114300</wp:posOffset>
                </wp:positionV>
                <wp:extent cx="1492250" cy="739775"/>
                <wp:effectExtent b="0" l="0" r="0" t="0"/>
                <wp:wrapNone/>
                <wp:docPr id="109" name=""/>
                <a:graphic>
                  <a:graphicData uri="http://schemas.microsoft.com/office/word/2010/wordprocessingShape">
                    <wps:wsp>
                      <wps:cNvSpPr/>
                      <wps:cNvPr id="17" name="Shape 17"/>
                      <wps:spPr>
                        <a:xfrm>
                          <a:off x="4607813" y="3418050"/>
                          <a:ext cx="1476375" cy="723900"/>
                        </a:xfrm>
                        <a:prstGeom prst="roundRect">
                          <a:avLst>
                            <a:gd fmla="val 16667" name="adj"/>
                          </a:avLst>
                        </a:prstGeom>
                        <a:solidFill>
                          <a:schemeClr val="accent1"/>
                        </a:solidFill>
                        <a:ln cap="rnd" cmpd="sng" w="15875">
                          <a:solidFill>
                            <a:srgbClr val="023046"/>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Quattrocento Sans" w:cs="Quattrocento Sans" w:eastAsia="Quattrocento Sans" w:hAnsi="Quattrocento Sans"/>
                                <w:b w:val="1"/>
                                <w:i w:val="0"/>
                                <w:smallCaps w:val="0"/>
                                <w:strike w:val="0"/>
                                <w:color w:val="ffffff"/>
                                <w:sz w:val="24"/>
                                <w:vertAlign w:val="baseline"/>
                              </w:rPr>
                              <w:t xml:space="preserve">Reviews.csv</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114300</wp:posOffset>
                </wp:positionV>
                <wp:extent cx="1492250" cy="739775"/>
                <wp:effectExtent b="0" l="0" r="0" t="0"/>
                <wp:wrapNone/>
                <wp:docPr id="109" name="image30.png"/>
                <a:graphic>
                  <a:graphicData uri="http://schemas.openxmlformats.org/drawingml/2006/picture">
                    <pic:pic>
                      <pic:nvPicPr>
                        <pic:cNvPr id="0" name="image30.png"/>
                        <pic:cNvPicPr preferRelativeResize="0"/>
                      </pic:nvPicPr>
                      <pic:blipFill>
                        <a:blip r:embed="rId25"/>
                        <a:srcRect/>
                        <a:stretch>
                          <a:fillRect/>
                        </a:stretch>
                      </pic:blipFill>
                      <pic:spPr>
                        <a:xfrm>
                          <a:off x="0" y="0"/>
                          <a:ext cx="1492250" cy="739775"/>
                        </a:xfrm>
                        <a:prstGeom prst="rect"/>
                        <a:ln/>
                      </pic:spPr>
                    </pic:pic>
                  </a:graphicData>
                </a:graphic>
              </wp:anchor>
            </w:drawing>
          </mc:Fallback>
        </mc:AlternateContent>
      </w:r>
    </w:p>
    <w:p w:rsidR="00000000" w:rsidDel="00000000" w:rsidP="00000000" w:rsidRDefault="00000000" w:rsidRPr="00000000" w14:paraId="00000053">
      <w:pPr>
        <w:shd w:fill="ffffff" w:val="clear"/>
        <w:spacing w:after="280" w:before="60" w:line="240" w:lineRule="auto"/>
        <w:ind w:left="720"/>
        <w:rPr>
          <w:rFonts w:ascii="Calibri" w:cs="Calibri" w:eastAsia="Calibri" w:hAnsi="Calibri"/>
          <w:color w:val="24292e"/>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4711700</wp:posOffset>
                </wp:positionH>
                <wp:positionV relativeFrom="paragraph">
                  <wp:posOffset>139700</wp:posOffset>
                </wp:positionV>
                <wp:extent cx="1131875" cy="843875"/>
                <wp:effectExtent b="0" l="0" r="0" t="0"/>
                <wp:wrapNone/>
                <wp:docPr id="107" name=""/>
                <a:graphic>
                  <a:graphicData uri="http://schemas.microsoft.com/office/word/2010/wordprocessingShape">
                    <wps:wsp>
                      <wps:cNvSpPr/>
                      <wps:cNvPr id="15" name="Shape 15"/>
                      <wps:spPr>
                        <a:xfrm>
                          <a:off x="4788000" y="3366000"/>
                          <a:ext cx="1116000" cy="828000"/>
                        </a:xfrm>
                        <a:prstGeom prst="flowChartMagneticDisk">
                          <a:avLst/>
                        </a:prstGeom>
                        <a:solidFill>
                          <a:schemeClr val="accent5"/>
                        </a:solidFill>
                        <a:ln cap="rnd" cmpd="sng" w="15875">
                          <a:solidFill>
                            <a:srgbClr val="A95727"/>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entury Gothic" w:cs="Century Gothic" w:eastAsia="Century Gothic" w:hAnsi="Century Gothic"/>
                                <w:b w:val="1"/>
                                <w:i w:val="0"/>
                                <w:smallCaps w:val="0"/>
                                <w:strike w:val="0"/>
                                <w:color w:val="000000"/>
                                <w:sz w:val="20"/>
                                <w:vertAlign w:val="baseline"/>
                              </w:rPr>
                              <w:t xml:space="preserve">Reviews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4711700</wp:posOffset>
                </wp:positionH>
                <wp:positionV relativeFrom="paragraph">
                  <wp:posOffset>139700</wp:posOffset>
                </wp:positionV>
                <wp:extent cx="1131875" cy="843875"/>
                <wp:effectExtent b="0" l="0" r="0" t="0"/>
                <wp:wrapNone/>
                <wp:docPr id="107" name="image25.png"/>
                <a:graphic>
                  <a:graphicData uri="http://schemas.openxmlformats.org/drawingml/2006/picture">
                    <pic:pic>
                      <pic:nvPicPr>
                        <pic:cNvPr id="0" name="image25.png"/>
                        <pic:cNvPicPr preferRelativeResize="0"/>
                      </pic:nvPicPr>
                      <pic:blipFill>
                        <a:blip r:embed="rId26"/>
                        <a:srcRect/>
                        <a:stretch>
                          <a:fillRect/>
                        </a:stretch>
                      </pic:blipFill>
                      <pic:spPr>
                        <a:xfrm>
                          <a:off x="0" y="0"/>
                          <a:ext cx="1131875" cy="8438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12700</wp:posOffset>
                </wp:positionV>
                <wp:extent cx="1304925" cy="28575"/>
                <wp:effectExtent b="0" l="0" r="0" t="0"/>
                <wp:wrapNone/>
                <wp:docPr id="101" name=""/>
                <a:graphic>
                  <a:graphicData uri="http://schemas.microsoft.com/office/word/2010/wordprocessingShape">
                    <wps:wsp>
                      <wps:cNvCnPr/>
                      <wps:spPr>
                        <a:xfrm>
                          <a:off x="4693538" y="3780000"/>
                          <a:ext cx="1304925" cy="0"/>
                        </a:xfrm>
                        <a:prstGeom prst="straightConnector1">
                          <a:avLst/>
                        </a:prstGeom>
                        <a:noFill/>
                        <a:ln cap="rnd" cmpd="sng" w="28575">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12700</wp:posOffset>
                </wp:positionV>
                <wp:extent cx="1304925" cy="28575"/>
                <wp:effectExtent b="0" l="0" r="0" t="0"/>
                <wp:wrapNone/>
                <wp:docPr id="101" name="image9.png"/>
                <a:graphic>
                  <a:graphicData uri="http://schemas.openxmlformats.org/drawingml/2006/picture">
                    <pic:pic>
                      <pic:nvPicPr>
                        <pic:cNvPr id="0" name="image9.png"/>
                        <pic:cNvPicPr preferRelativeResize="0"/>
                      </pic:nvPicPr>
                      <pic:blipFill>
                        <a:blip r:embed="rId27"/>
                        <a:srcRect/>
                        <a:stretch>
                          <a:fillRect/>
                        </a:stretch>
                      </pic:blipFill>
                      <pic:spPr>
                        <a:xfrm>
                          <a:off x="0" y="0"/>
                          <a:ext cx="1304925" cy="28575"/>
                        </a:xfrm>
                        <a:prstGeom prst="rect"/>
                        <a:ln/>
                      </pic:spPr>
                    </pic:pic>
                  </a:graphicData>
                </a:graphic>
              </wp:anchor>
            </w:drawing>
          </mc:Fallback>
        </mc:AlternateContent>
      </w:r>
    </w:p>
    <w:p w:rsidR="00000000" w:rsidDel="00000000" w:rsidP="00000000" w:rsidRDefault="00000000" w:rsidRPr="00000000" w14:paraId="00000054">
      <w:pPr>
        <w:shd w:fill="ffffff" w:val="clear"/>
        <w:spacing w:after="280" w:before="60" w:line="240" w:lineRule="auto"/>
        <w:ind w:left="720"/>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55">
      <w:pPr>
        <w:shd w:fill="ffffff" w:val="clear"/>
        <w:spacing w:after="280" w:before="60" w:line="240" w:lineRule="auto"/>
        <w:ind w:left="720"/>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56">
      <w:pPr>
        <w:shd w:fill="ffffff" w:val="clear"/>
        <w:spacing w:after="280" w:before="60" w:line="240" w:lineRule="auto"/>
        <w:ind w:left="720"/>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57">
      <w:pPr>
        <w:shd w:fill="ffffff" w:val="clear"/>
        <w:spacing w:after="280" w:before="60" w:line="240" w:lineRule="auto"/>
        <w:ind w:left="720"/>
        <w:rPr>
          <w:rFonts w:ascii="Calibri" w:cs="Calibri" w:eastAsia="Calibri" w:hAnsi="Calibri"/>
          <w:color w:val="24292e"/>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4762500</wp:posOffset>
                </wp:positionH>
                <wp:positionV relativeFrom="paragraph">
                  <wp:posOffset>279400</wp:posOffset>
                </wp:positionV>
                <wp:extent cx="1131570" cy="843280"/>
                <wp:effectExtent b="0" l="0" r="0" t="0"/>
                <wp:wrapNone/>
                <wp:docPr id="94" name=""/>
                <a:graphic>
                  <a:graphicData uri="http://schemas.microsoft.com/office/word/2010/wordprocessingShape">
                    <wps:wsp>
                      <wps:cNvSpPr/>
                      <wps:cNvPr id="2" name="Shape 2"/>
                      <wps:spPr>
                        <a:xfrm>
                          <a:off x="4788153" y="3366298"/>
                          <a:ext cx="1115695" cy="827405"/>
                        </a:xfrm>
                        <a:prstGeom prst="flowChartMagneticDisk">
                          <a:avLst/>
                        </a:prstGeom>
                        <a:solidFill>
                          <a:schemeClr val="accent5"/>
                        </a:solidFill>
                        <a:ln cap="rnd" cmpd="sng" w="15875">
                          <a:solidFill>
                            <a:srgbClr val="A95727"/>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entury Gothic" w:cs="Century Gothic" w:eastAsia="Century Gothic" w:hAnsi="Century Gothic"/>
                                <w:b w:val="1"/>
                                <w:i w:val="0"/>
                                <w:smallCaps w:val="0"/>
                                <w:strike w:val="0"/>
                                <w:color w:val="000000"/>
                                <w:sz w:val="20"/>
                                <w:vertAlign w:val="baseline"/>
                              </w:rPr>
                              <w:t xml:space="preserve">Calendar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4762500</wp:posOffset>
                </wp:positionH>
                <wp:positionV relativeFrom="paragraph">
                  <wp:posOffset>279400</wp:posOffset>
                </wp:positionV>
                <wp:extent cx="1131570" cy="843280"/>
                <wp:effectExtent b="0" l="0" r="0" t="0"/>
                <wp:wrapNone/>
                <wp:docPr id="94" name="image2.png"/>
                <a:graphic>
                  <a:graphicData uri="http://schemas.openxmlformats.org/drawingml/2006/picture">
                    <pic:pic>
                      <pic:nvPicPr>
                        <pic:cNvPr id="0" name="image2.png"/>
                        <pic:cNvPicPr preferRelativeResize="0"/>
                      </pic:nvPicPr>
                      <pic:blipFill>
                        <a:blip r:embed="rId28"/>
                        <a:srcRect/>
                        <a:stretch>
                          <a:fillRect/>
                        </a:stretch>
                      </pic:blipFill>
                      <pic:spPr>
                        <a:xfrm>
                          <a:off x="0" y="0"/>
                          <a:ext cx="1131570" cy="843280"/>
                        </a:xfrm>
                        <a:prstGeom prst="rect"/>
                        <a:ln/>
                      </pic:spPr>
                    </pic:pic>
                  </a:graphicData>
                </a:graphic>
              </wp:anchor>
            </w:drawing>
          </mc:Fallback>
        </mc:AlternateContent>
      </w:r>
    </w:p>
    <w:p w:rsidR="00000000" w:rsidDel="00000000" w:rsidP="00000000" w:rsidRDefault="00000000" w:rsidRPr="00000000" w14:paraId="00000058">
      <w:pPr>
        <w:shd w:fill="ffffff" w:val="clear"/>
        <w:spacing w:after="280" w:before="60" w:line="240" w:lineRule="auto"/>
        <w:ind w:left="720"/>
        <w:rPr>
          <w:rFonts w:ascii="Calibri" w:cs="Calibri" w:eastAsia="Calibri" w:hAnsi="Calibri"/>
          <w:color w:val="24292e"/>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38100</wp:posOffset>
                </wp:positionV>
                <wp:extent cx="1492250" cy="739775"/>
                <wp:effectExtent b="0" l="0" r="0" t="0"/>
                <wp:wrapNone/>
                <wp:docPr id="112" name=""/>
                <a:graphic>
                  <a:graphicData uri="http://schemas.microsoft.com/office/word/2010/wordprocessingShape">
                    <wps:wsp>
                      <wps:cNvSpPr/>
                      <wps:cNvPr id="49" name="Shape 49"/>
                      <wps:spPr>
                        <a:xfrm>
                          <a:off x="4607813" y="3418050"/>
                          <a:ext cx="1476375" cy="723900"/>
                        </a:xfrm>
                        <a:prstGeom prst="roundRect">
                          <a:avLst>
                            <a:gd fmla="val 16667" name="adj"/>
                          </a:avLst>
                        </a:prstGeom>
                        <a:solidFill>
                          <a:schemeClr val="accent1"/>
                        </a:solidFill>
                        <a:ln cap="rnd" cmpd="sng" w="15875">
                          <a:solidFill>
                            <a:srgbClr val="023046"/>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entury Gothic" w:cs="Century Gothic" w:eastAsia="Century Gothic" w:hAnsi="Century Gothic"/>
                                <w:b w:val="1"/>
                                <w:i w:val="0"/>
                                <w:smallCaps w:val="0"/>
                                <w:strike w:val="0"/>
                                <w:color w:val="ffffff"/>
                                <w:sz w:val="22"/>
                                <w:vertAlign w:val="baseline"/>
                              </w:rPr>
                              <w:t xml:space="preserve">Calendar.csv</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38100</wp:posOffset>
                </wp:positionV>
                <wp:extent cx="1492250" cy="739775"/>
                <wp:effectExtent b="0" l="0" r="0" t="0"/>
                <wp:wrapNone/>
                <wp:docPr id="112" name="image50.png"/>
                <a:graphic>
                  <a:graphicData uri="http://schemas.openxmlformats.org/drawingml/2006/picture">
                    <pic:pic>
                      <pic:nvPicPr>
                        <pic:cNvPr id="0" name="image50.png"/>
                        <pic:cNvPicPr preferRelativeResize="0"/>
                      </pic:nvPicPr>
                      <pic:blipFill>
                        <a:blip r:embed="rId29"/>
                        <a:srcRect/>
                        <a:stretch>
                          <a:fillRect/>
                        </a:stretch>
                      </pic:blipFill>
                      <pic:spPr>
                        <a:xfrm>
                          <a:off x="0" y="0"/>
                          <a:ext cx="1492250" cy="7397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1511300</wp:posOffset>
                </wp:positionH>
                <wp:positionV relativeFrom="paragraph">
                  <wp:posOffset>342900</wp:posOffset>
                </wp:positionV>
                <wp:extent cx="3219450" cy="66675"/>
                <wp:effectExtent b="0" l="0" r="0" t="0"/>
                <wp:wrapNone/>
                <wp:docPr id="99" name=""/>
                <a:graphic>
                  <a:graphicData uri="http://schemas.microsoft.com/office/word/2010/wordprocessingShape">
                    <wps:wsp>
                      <wps:cNvCnPr/>
                      <wps:spPr>
                        <a:xfrm flipH="1" rot="10800000">
                          <a:off x="3750563" y="3760950"/>
                          <a:ext cx="3190875" cy="38100"/>
                        </a:xfrm>
                        <a:prstGeom prst="straightConnector1">
                          <a:avLst/>
                        </a:prstGeom>
                        <a:noFill/>
                        <a:ln cap="rnd" cmpd="sng" w="28575">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1511300</wp:posOffset>
                </wp:positionH>
                <wp:positionV relativeFrom="paragraph">
                  <wp:posOffset>342900</wp:posOffset>
                </wp:positionV>
                <wp:extent cx="3219450" cy="66675"/>
                <wp:effectExtent b="0" l="0" r="0" t="0"/>
                <wp:wrapNone/>
                <wp:docPr id="99" name="image7.png"/>
                <a:graphic>
                  <a:graphicData uri="http://schemas.openxmlformats.org/drawingml/2006/picture">
                    <pic:pic>
                      <pic:nvPicPr>
                        <pic:cNvPr id="0" name="image7.png"/>
                        <pic:cNvPicPr preferRelativeResize="0"/>
                      </pic:nvPicPr>
                      <pic:blipFill>
                        <a:blip r:embed="rId30"/>
                        <a:srcRect/>
                        <a:stretch>
                          <a:fillRect/>
                        </a:stretch>
                      </pic:blipFill>
                      <pic:spPr>
                        <a:xfrm>
                          <a:off x="0" y="0"/>
                          <a:ext cx="3219450" cy="66675"/>
                        </a:xfrm>
                        <a:prstGeom prst="rect"/>
                        <a:ln/>
                      </pic:spPr>
                    </pic:pic>
                  </a:graphicData>
                </a:graphic>
              </wp:anchor>
            </w:drawing>
          </mc:Fallback>
        </mc:AlternateContent>
      </w:r>
    </w:p>
    <w:p w:rsidR="00000000" w:rsidDel="00000000" w:rsidP="00000000" w:rsidRDefault="00000000" w:rsidRPr="00000000" w14:paraId="00000059">
      <w:pPr>
        <w:shd w:fill="ffffff" w:val="clear"/>
        <w:spacing w:after="280" w:before="60" w:line="240" w:lineRule="auto"/>
        <w:ind w:left="720"/>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5A">
      <w:pPr>
        <w:shd w:fill="ffffff" w:val="clear"/>
        <w:spacing w:after="280" w:before="60" w:line="240" w:lineRule="auto"/>
        <w:ind w:left="720"/>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5B">
      <w:pPr>
        <w:shd w:fill="ffffff" w:val="clear"/>
        <w:spacing w:after="280" w:before="60" w:line="240" w:lineRule="auto"/>
        <w:ind w:left="720"/>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5C">
      <w:pPr>
        <w:shd w:fill="ffffff" w:val="clear"/>
        <w:spacing w:after="280" w:before="60" w:line="240" w:lineRule="auto"/>
        <w:ind w:left="720"/>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5D">
      <w:pPr>
        <w:shd w:fill="ffffff" w:val="clear"/>
        <w:spacing w:after="280" w:before="60" w:line="240" w:lineRule="auto"/>
        <w:ind w:left="720"/>
        <w:rPr>
          <w:rFonts w:ascii="Calibri" w:cs="Calibri" w:eastAsia="Calibri" w:hAnsi="Calibri"/>
          <w:color w:val="24292e"/>
          <w:sz w:val="24"/>
          <w:szCs w:val="24"/>
        </w:rPr>
      </w:pPr>
      <w:r w:rsidDel="00000000" w:rsidR="00000000" w:rsidRPr="00000000">
        <w:rPr>
          <w:rtl w:val="0"/>
        </w:rPr>
      </w:r>
    </w:p>
    <w:p w:rsidR="00000000" w:rsidDel="00000000" w:rsidP="00000000" w:rsidRDefault="00000000" w:rsidRPr="00000000" w14:paraId="0000005E">
      <w:pPr>
        <w:pStyle w:val="Heading1"/>
        <w:jc w:val="both"/>
        <w:rPr>
          <w:rFonts w:ascii="Calibri" w:cs="Calibri" w:eastAsia="Calibri" w:hAnsi="Calibri"/>
          <w:b w:val="1"/>
          <w:u w:val="single"/>
        </w:rPr>
      </w:pPr>
      <w:bookmarkStart w:colFirst="0" w:colLast="0" w:name="_heading=h.tyjcwt" w:id="5"/>
      <w:bookmarkEnd w:id="5"/>
      <w:r w:rsidDel="00000000" w:rsidR="00000000" w:rsidRPr="00000000">
        <w:rPr>
          <w:rFonts w:ascii="Calibri" w:cs="Calibri" w:eastAsia="Calibri" w:hAnsi="Calibri"/>
          <w:b w:val="1"/>
          <w:u w:val="single"/>
          <w:rtl w:val="0"/>
        </w:rPr>
        <w:t xml:space="preserve">Database Used</w:t>
      </w:r>
    </w:p>
    <w:p w:rsidR="00000000" w:rsidDel="00000000" w:rsidP="00000000" w:rsidRDefault="00000000" w:rsidRPr="00000000" w14:paraId="0000005F">
      <w:pPr>
        <w:rPr>
          <w:rFonts w:ascii="Calibri" w:cs="Calibri" w:eastAsia="Calibri" w:hAnsi="Calibri"/>
        </w:rPr>
      </w:pPr>
      <w:r w:rsidDel="00000000" w:rsidR="00000000" w:rsidRPr="00000000">
        <w:rPr>
          <w:rtl w:val="0"/>
        </w:rPr>
      </w:r>
    </w:p>
    <w:p w:rsidR="00000000" w:rsidDel="00000000" w:rsidP="00000000" w:rsidRDefault="00000000" w:rsidRPr="00000000" w14:paraId="00000060">
      <w:pPr>
        <w:rPr>
          <w:rFonts w:ascii="Calibri" w:cs="Calibri" w:eastAsia="Calibri" w:hAnsi="Calibri"/>
        </w:rPr>
      </w:pPr>
      <w:r w:rsidDel="00000000" w:rsidR="00000000" w:rsidRPr="00000000">
        <w:rPr>
          <w:rFonts w:ascii="Calibri" w:cs="Calibri" w:eastAsia="Calibri" w:hAnsi="Calibri"/>
          <w:rtl w:val="0"/>
        </w:rPr>
        <w:t xml:space="preserve">The Target Database Used in this project is </w:t>
      </w:r>
      <w:r w:rsidDel="00000000" w:rsidR="00000000" w:rsidRPr="00000000">
        <w:rPr>
          <w:rFonts w:ascii="Calibri" w:cs="Calibri" w:eastAsia="Calibri" w:hAnsi="Calibri"/>
          <w:b w:val="1"/>
          <w:rtl w:val="0"/>
        </w:rPr>
        <w:t xml:space="preserve">MySql</w:t>
      </w:r>
      <w:r w:rsidDel="00000000" w:rsidR="00000000" w:rsidRPr="00000000">
        <w:rPr>
          <w:rFonts w:ascii="Calibri" w:cs="Calibri" w:eastAsia="Calibri" w:hAnsi="Calibri"/>
          <w:rtl w:val="0"/>
        </w:rPr>
        <w:t xml:space="preserve">.</w:t>
      </w:r>
    </w:p>
    <w:p w:rsidR="00000000" w:rsidDel="00000000" w:rsidP="00000000" w:rsidRDefault="00000000" w:rsidRPr="00000000" w14:paraId="00000061">
      <w:pPr>
        <w:pStyle w:val="Heading2"/>
        <w:rPr>
          <w:rFonts w:ascii="Calibri" w:cs="Calibri" w:eastAsia="Calibri" w:hAnsi="Calibri"/>
          <w:b w:val="1"/>
          <w:u w:val="single"/>
        </w:rPr>
      </w:pPr>
      <w:bookmarkStart w:colFirst="0" w:colLast="0" w:name="_heading=h.3dy6vkm" w:id="6"/>
      <w:bookmarkEnd w:id="6"/>
      <w:r w:rsidDel="00000000" w:rsidR="00000000" w:rsidRPr="00000000">
        <w:rPr>
          <w:rFonts w:ascii="Calibri" w:cs="Calibri" w:eastAsia="Calibri" w:hAnsi="Calibri"/>
          <w:b w:val="1"/>
          <w:u w:val="single"/>
          <w:rtl w:val="0"/>
        </w:rPr>
        <w:t xml:space="preserve">Why Mysql Database?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1"/>
        <w:jc w:val="both"/>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Entity Relationship Diagram</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jc w:val="both"/>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Source &amp; Target Analysing Phase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Before digging into the ETL Process, We first analysed the source thoroughly in order to split the source data into multiple target tables. The detailed analyzation is present in the below Table_Identification sheet.</w:t>
      </w:r>
    </w:p>
    <w:p w:rsidR="00000000" w:rsidDel="00000000" w:rsidP="00000000" w:rsidRDefault="00000000" w:rsidRPr="00000000" w14:paraId="00000068">
      <w:pPr>
        <w:rPr/>
      </w:pPr>
      <w:r w:rsidDel="00000000" w:rsidR="00000000" w:rsidRPr="00000000">
        <w:rPr/>
        <w:pict>
          <v:shape id="_x0000_i1027" style="width:76.5pt;height:49.5pt" o:ole="" type="#_x0000_t75">
            <v:imagedata r:id="rId1" o:title=""/>
          </v:shape>
          <o:OLEObject DrawAspect="Icon" r:id="rId2" ObjectID="_1634427221" ProgID="Excel.Sheet.12" ShapeID="_x0000_i1027" Type="Embed"/>
        </w:pic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We have decided to split the source data to 6 tables like below.</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ffffff" w:val="clear"/>
        <w:spacing w:after="0" w:before="240"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sdt>
        <w:sdtPr>
          <w:tag w:val="goog_rdk_1"/>
        </w:sdtPr>
        <w:sdtContent>
          <w:ins w:author="Unknown" w:id="0" w:date="2019-11-05T19:41:00Z">
            <w:r w:rsidDel="00000000" w:rsidR="00000000" w:rsidRPr="00000000">
              <w:rPr>
                <w:rFonts w:ascii="Helvetica Neue" w:cs="Helvetica Neue" w:eastAsia="Helvetica Neue" w:hAnsi="Helvetica Neue"/>
                <w:b w:val="1"/>
                <w:i w:val="0"/>
                <w:smallCaps w:val="0"/>
                <w:strike w:val="0"/>
                <w:color w:val="000000"/>
                <w:sz w:val="21"/>
                <w:szCs w:val="21"/>
                <w:u w:val="none"/>
                <w:shd w:fill="auto" w:val="clear"/>
                <w:vertAlign w:val="baseline"/>
                <w:rtl w:val="0"/>
              </w:rPr>
              <w:t xml:space="preserve">listings.csv</w:t>
            </w:r>
          </w:ins>
        </w:sdtContent>
      </w:sdt>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ffffff" w:val="clear"/>
        <w:spacing w:after="0" w:before="240"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Futuristic_Airbnb_Hosts</w:t>
        <w:br w:type="textWrapping"/>
        <w:t xml:space="preserve">Futuristic_Airbnb_Listings_Property</w:t>
        <w:br w:type="textWrapping"/>
        <w:t xml:space="preserve">Futuristic_Airbnb_Property_Address</w:t>
        <w:br w:type="textWrapping"/>
        <w:t xml:space="preserve">Futuristic_Airbnb_Property_Availability</w:t>
        <w:br w:type="textWrapping"/>
        <w:t xml:space="preserve">Futuristic_Airbnb_Property_Reviews</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ffffff" w:val="clear"/>
        <w:spacing w:after="0" w:before="240"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sdt>
        <w:sdtPr>
          <w:tag w:val="goog_rdk_3"/>
        </w:sdtPr>
        <w:sdtContent>
          <w:ins w:author="Unknown" w:id="1" w:date="2019-11-05T19:41:00Z">
            <w:r w:rsidDel="00000000" w:rsidR="00000000" w:rsidRPr="00000000">
              <w:rPr>
                <w:rFonts w:ascii="Helvetica Neue" w:cs="Helvetica Neue" w:eastAsia="Helvetica Neue" w:hAnsi="Helvetica Neue"/>
                <w:b w:val="1"/>
                <w:i w:val="0"/>
                <w:smallCaps w:val="0"/>
                <w:strike w:val="0"/>
                <w:color w:val="000000"/>
                <w:sz w:val="21"/>
                <w:szCs w:val="21"/>
                <w:u w:val="none"/>
                <w:shd w:fill="auto" w:val="clear"/>
                <w:vertAlign w:val="baseline"/>
                <w:rtl w:val="0"/>
              </w:rPr>
              <w:t xml:space="preserve">reviews.csb</w:t>
            </w:r>
          </w:ins>
        </w:sdtContent>
      </w:sdt>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ffffff" w:val="clear"/>
        <w:spacing w:after="0" w:before="240"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Futuristic_Airbnb_Property_Reviews</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ffffff" w:val="clear"/>
        <w:spacing w:after="0" w:before="240"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sdt>
        <w:sdtPr>
          <w:tag w:val="goog_rdk_5"/>
        </w:sdtPr>
        <w:sdtContent>
          <w:ins w:author="Unknown" w:id="2" w:date="2019-11-05T19:41:00Z">
            <w:r w:rsidDel="00000000" w:rsidR="00000000" w:rsidRPr="00000000">
              <w:rPr>
                <w:rFonts w:ascii="Helvetica Neue" w:cs="Helvetica Neue" w:eastAsia="Helvetica Neue" w:hAnsi="Helvetica Neue"/>
                <w:b w:val="1"/>
                <w:i w:val="0"/>
                <w:smallCaps w:val="0"/>
                <w:strike w:val="0"/>
                <w:color w:val="000000"/>
                <w:sz w:val="21"/>
                <w:szCs w:val="21"/>
                <w:u w:val="none"/>
                <w:shd w:fill="auto" w:val="clear"/>
                <w:vertAlign w:val="baseline"/>
                <w:rtl w:val="0"/>
              </w:rPr>
              <w:t xml:space="preserve">calendar.csv</w:t>
            </w:r>
          </w:ins>
        </w:sdtContent>
      </w:sdt>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ffffff" w:val="clear"/>
        <w:spacing w:after="0" w:before="240" w:line="240"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t xml:space="preserve">Futuristic_Airbnb_Calendar</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1"/>
        <w:jc w:val="both"/>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ETL Process</w:t>
      </w:r>
    </w:p>
    <w:p w:rsidR="00000000" w:rsidDel="00000000" w:rsidP="00000000" w:rsidRDefault="00000000" w:rsidRPr="00000000" w14:paraId="00000078">
      <w:pPr>
        <w:pStyle w:val="Heading2"/>
        <w:rPr>
          <w:b w:val="1"/>
          <w:u w:val="single"/>
        </w:rPr>
      </w:pPr>
      <w:r w:rsidDel="00000000" w:rsidR="00000000" w:rsidRPr="00000000">
        <w:rPr>
          <w:b w:val="1"/>
          <w:u w:val="single"/>
          <w:rtl w:val="0"/>
        </w:rPr>
        <w:t xml:space="preserve">Extract</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The below three CSV files are retrieved from Kaggle and insideairbnb websites.</w:t>
      </w:r>
    </w:p>
    <w:p w:rsidR="00000000" w:rsidDel="00000000" w:rsidP="00000000" w:rsidRDefault="00000000" w:rsidRPr="00000000" w14:paraId="0000007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Listings.csv</w:t>
      </w:r>
    </w:p>
    <w:p w:rsidR="00000000" w:rsidDel="00000000" w:rsidP="00000000" w:rsidRDefault="00000000" w:rsidRPr="00000000" w14:paraId="0000007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Reviews.csv</w:t>
      </w:r>
    </w:p>
    <w:p w:rsidR="00000000" w:rsidDel="00000000" w:rsidP="00000000" w:rsidRDefault="00000000" w:rsidRPr="00000000" w14:paraId="0000007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Calendar.csv</w:t>
      </w:r>
    </w:p>
    <w:p w:rsidR="00000000" w:rsidDel="00000000" w:rsidP="00000000" w:rsidRDefault="00000000" w:rsidRPr="00000000" w14:paraId="0000007E">
      <w:pPr>
        <w:rPr/>
      </w:pPr>
      <w:r w:rsidDel="00000000" w:rsidR="00000000" w:rsidRPr="00000000">
        <w:rPr>
          <w:rtl w:val="0"/>
        </w:rPr>
        <w:t xml:space="preserve">Data in the above three files are extracted using pandas and stored in their respective data frames.</w:t>
      </w:r>
    </w:p>
    <w:p w:rsidR="00000000" w:rsidDel="00000000" w:rsidP="00000000" w:rsidRDefault="00000000" w:rsidRPr="00000000" w14:paraId="0000007F">
      <w:pPr>
        <w:rPr/>
      </w:pPr>
      <w:r w:rsidDel="00000000" w:rsidR="00000000" w:rsidRPr="00000000">
        <w:rPr/>
        <w:drawing>
          <wp:inline distB="0" distT="0" distL="0" distR="0">
            <wp:extent cx="5731510" cy="575310"/>
            <wp:effectExtent b="0" l="0" r="0" t="0"/>
            <wp:docPr id="129"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731510" cy="57531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0" distT="0" distL="0" distR="0">
            <wp:extent cx="5731510" cy="553085"/>
            <wp:effectExtent b="0" l="0" r="0" t="0"/>
            <wp:docPr id="132"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731510" cy="55308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0" distT="0" distL="0" distR="0">
            <wp:extent cx="5731510" cy="613410"/>
            <wp:effectExtent b="0" l="0" r="0" t="0"/>
            <wp:docPr id="131"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731510" cy="61341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rPr>
          <w:b w:val="1"/>
          <w:u w:val="single"/>
        </w:rPr>
      </w:pPr>
      <w:r w:rsidDel="00000000" w:rsidR="00000000" w:rsidRPr="00000000">
        <w:rPr>
          <w:b w:val="1"/>
          <w:u w:val="single"/>
          <w:rtl w:val="0"/>
        </w:rPr>
        <w:t xml:space="preserve">Transform</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Before Splitting the Data into 6 Dataframes, we first identified the unnecessary/duplicate/null value fields and dropped those fields from the main dataset.</w:t>
      </w:r>
    </w:p>
    <w:p w:rsidR="00000000" w:rsidDel="00000000" w:rsidP="00000000" w:rsidRDefault="00000000" w:rsidRPr="00000000" w14:paraId="00000086">
      <w:pPr>
        <w:rPr>
          <w:b w:val="1"/>
          <w:u w:val="single"/>
        </w:rPr>
      </w:pPr>
      <w:r w:rsidDel="00000000" w:rsidR="00000000" w:rsidRPr="00000000">
        <w:rPr>
          <w:b w:val="1"/>
          <w:u w:val="single"/>
          <w:rtl w:val="0"/>
        </w:rPr>
        <w:t xml:space="preserve">For Checking the Null Values in the Dataset : </w:t>
      </w:r>
    </w:p>
    <w:p w:rsidR="00000000" w:rsidDel="00000000" w:rsidP="00000000" w:rsidRDefault="00000000" w:rsidRPr="00000000" w14:paraId="00000087">
      <w:pPr>
        <w:rPr/>
      </w:pPr>
      <w:r w:rsidDel="00000000" w:rsidR="00000000" w:rsidRPr="00000000">
        <w:rPr/>
        <w:drawing>
          <wp:inline distB="0" distT="0" distL="0" distR="0">
            <wp:extent cx="5731510" cy="361950"/>
            <wp:effectExtent b="0" l="0" r="0" t="0"/>
            <wp:docPr id="135"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73151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b w:val="1"/>
          <w:u w:val="single"/>
        </w:rPr>
      </w:pPr>
      <w:r w:rsidDel="00000000" w:rsidR="00000000" w:rsidRPr="00000000">
        <w:rPr>
          <w:b w:val="1"/>
          <w:u w:val="single"/>
          <w:rtl w:val="0"/>
        </w:rPr>
        <w:t xml:space="preserve">For Dropping the Unnecessary/Similar/Null Fields in the Dataset :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0" distT="0" distL="0" distR="0">
            <wp:extent cx="5731510" cy="1243330"/>
            <wp:effectExtent b="0" l="0" r="0" t="0"/>
            <wp:docPr id="134"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731510" cy="124333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Since we are going to Split the above Source data into 6 tables, we have created 6 separate new data frames to store the respective fields like below.</w:t>
      </w:r>
    </w:p>
    <w:p w:rsidR="00000000" w:rsidDel="00000000" w:rsidP="00000000" w:rsidRDefault="00000000" w:rsidRPr="00000000" w14:paraId="0000008D">
      <w:pPr>
        <w:pStyle w:val="Heading3"/>
        <w:shd w:fill="ffffff" w:val="clear"/>
        <w:spacing w:before="186" w:lineRule="auto"/>
        <w:rPr>
          <w:rFonts w:ascii="Helvetica Neue" w:cs="Helvetica Neue" w:eastAsia="Helvetica Neue" w:hAnsi="Helvetica Neue"/>
          <w:b w:val="1"/>
          <w:color w:val="000000"/>
          <w:u w:val="single"/>
        </w:rPr>
      </w:pPr>
      <w:sdt>
        <w:sdtPr>
          <w:tag w:val="goog_rdk_7"/>
        </w:sdtPr>
        <w:sdtContent>
          <w:ins w:author="Unknown" w:id="3" w:date="2019-11-05T19:41:00Z">
            <w:r w:rsidDel="00000000" w:rsidR="00000000" w:rsidRPr="00000000">
              <w:rPr>
                <w:rFonts w:ascii="Helvetica Neue" w:cs="Helvetica Neue" w:eastAsia="Helvetica Neue" w:hAnsi="Helvetica Neue"/>
                <w:b w:val="1"/>
                <w:color w:val="000000"/>
                <w:u w:val="single"/>
                <w:rtl w:val="0"/>
              </w:rPr>
              <w:t xml:space="preserve">Futuristic_Airbnb_Hosts_df </w:t>
            </w:r>
          </w:ins>
        </w:sdtContent>
      </w:sdt>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b w:val="1"/>
          <w:i w:val="1"/>
        </w:rPr>
      </w:pPr>
      <w:r w:rsidDel="00000000" w:rsidR="00000000" w:rsidRPr="00000000">
        <w:rPr>
          <w:b w:val="1"/>
          <w:i w:val="1"/>
          <w:rtl w:val="0"/>
        </w:rPr>
        <w:t xml:space="preserve">Step 1: Creating a New Data Frame for Holding the Host Related Columns</w:t>
      </w:r>
    </w:p>
    <w:p w:rsidR="00000000" w:rsidDel="00000000" w:rsidP="00000000" w:rsidRDefault="00000000" w:rsidRPr="00000000" w14:paraId="00000090">
      <w:pPr>
        <w:rPr/>
      </w:pPr>
      <w:r w:rsidDel="00000000" w:rsidR="00000000" w:rsidRPr="00000000">
        <w:rPr/>
        <w:drawing>
          <wp:inline distB="0" distT="0" distL="0" distR="0">
            <wp:extent cx="5731510" cy="882015"/>
            <wp:effectExtent b="0" l="0" r="0" t="0"/>
            <wp:docPr id="137"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731510" cy="88201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b w:val="1"/>
          <w:i w:val="1"/>
        </w:rPr>
      </w:pPr>
      <w:r w:rsidDel="00000000" w:rsidR="00000000" w:rsidRPr="00000000">
        <w:rPr>
          <w:b w:val="1"/>
          <w:i w:val="1"/>
          <w:rtl w:val="0"/>
        </w:rPr>
        <w:t xml:space="preserve">Step 2: Checking for the Null Values and Filling the N/A Values with Some Relevant Values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0" distT="0" distL="0" distR="0">
            <wp:extent cx="5731510" cy="293370"/>
            <wp:effectExtent b="0" l="0" r="0" t="0"/>
            <wp:docPr id="136"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731510" cy="29337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0" distT="0" distL="0" distR="0">
            <wp:extent cx="5731510" cy="571500"/>
            <wp:effectExtent b="0" l="0" r="0" t="0"/>
            <wp:docPr id="140"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73151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b w:val="1"/>
          <w:i w:val="1"/>
        </w:rPr>
      </w:pPr>
      <w:r w:rsidDel="00000000" w:rsidR="00000000" w:rsidRPr="00000000">
        <w:rPr>
          <w:b w:val="1"/>
          <w:i w:val="1"/>
          <w:rtl w:val="0"/>
        </w:rPr>
        <w:t xml:space="preserve">Step 3: Data Clean up for the Respective Column have been done in the following ways:</w:t>
      </w:r>
    </w:p>
    <w:p w:rsidR="00000000" w:rsidDel="00000000" w:rsidP="00000000" w:rsidRDefault="00000000" w:rsidRPr="00000000" w14:paraId="0000009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Removing the % Symbol and converting to Numeric type</w:t>
      </w:r>
    </w:p>
    <w:p w:rsidR="00000000" w:rsidDel="00000000" w:rsidP="00000000" w:rsidRDefault="00000000" w:rsidRPr="00000000" w14:paraId="0000009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Converting the Boolean related columns to Boolean values as in mysql</w:t>
      </w:r>
    </w:p>
    <w:p w:rsidR="00000000" w:rsidDel="00000000" w:rsidP="00000000" w:rsidRDefault="00000000" w:rsidRPr="00000000" w14:paraId="0000009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Replacing the unwanted characters/words </w:t>
      </w:r>
    </w:p>
    <w:p w:rsidR="00000000" w:rsidDel="00000000" w:rsidP="00000000" w:rsidRDefault="00000000" w:rsidRPr="00000000" w14:paraId="0000009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Checking the accuracy of the numeric values by plotting histogram</w:t>
      </w:r>
    </w:p>
    <w:p w:rsidR="00000000" w:rsidDel="00000000" w:rsidP="00000000" w:rsidRDefault="00000000" w:rsidRPr="00000000" w14:paraId="0000009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Removing the duplicates</w:t>
      </w:r>
    </w:p>
    <w:p w:rsidR="00000000" w:rsidDel="00000000" w:rsidP="00000000" w:rsidRDefault="00000000" w:rsidRPr="00000000" w14:paraId="0000009C">
      <w:pPr>
        <w:rPr>
          <w:b w:val="1"/>
          <w:i w:val="1"/>
        </w:rPr>
      </w:pPr>
      <w:r w:rsidDel="00000000" w:rsidR="00000000" w:rsidRPr="00000000">
        <w:rPr/>
        <w:drawing>
          <wp:inline distB="0" distT="0" distL="0" distR="0">
            <wp:extent cx="5731510" cy="2553970"/>
            <wp:effectExtent b="0" l="0" r="0" t="0"/>
            <wp:docPr id="138"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731510" cy="255397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b w:val="1"/>
          <w:i w:val="1"/>
        </w:rPr>
      </w:pPr>
      <w:r w:rsidDel="00000000" w:rsidR="00000000" w:rsidRPr="00000000">
        <w:rPr/>
        <w:drawing>
          <wp:inline distB="0" distT="0" distL="0" distR="0">
            <wp:extent cx="5638800" cy="4953000"/>
            <wp:effectExtent b="0" l="0" r="0" t="0"/>
            <wp:docPr id="139" name="image46.png"/>
            <a:graphic>
              <a:graphicData uri="http://schemas.openxmlformats.org/drawingml/2006/picture">
                <pic:pic>
                  <pic:nvPicPr>
                    <pic:cNvPr id="0" name="image46.png"/>
                    <pic:cNvPicPr preferRelativeResize="0"/>
                  </pic:nvPicPr>
                  <pic:blipFill>
                    <a:blip r:embed="rId40"/>
                    <a:srcRect b="0" l="0" r="0" t="0"/>
                    <a:stretch>
                      <a:fillRect/>
                    </a:stretch>
                  </pic:blipFill>
                  <pic:spPr>
                    <a:xfrm>
                      <a:off x="0" y="0"/>
                      <a:ext cx="56388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0" distT="0" distL="0" distR="0">
            <wp:extent cx="5731510" cy="1005840"/>
            <wp:effectExtent b="0" l="0" r="0" t="0"/>
            <wp:docPr id="141"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573151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3"/>
        <w:shd w:fill="ffffff" w:val="clear"/>
        <w:spacing w:before="186" w:lineRule="auto"/>
        <w:rPr>
          <w:rFonts w:ascii="Helvetica Neue" w:cs="Helvetica Neue" w:eastAsia="Helvetica Neue" w:hAnsi="Helvetica Neue"/>
          <w:b w:val="1"/>
          <w:color w:val="000000"/>
          <w:u w:val="single"/>
        </w:rPr>
      </w:pPr>
      <w:sdt>
        <w:sdtPr>
          <w:tag w:val="goog_rdk_9"/>
        </w:sdtPr>
        <w:sdtContent>
          <w:ins w:author="Unknown" w:id="4" w:date="2019-11-05T19:41:00Z">
            <w:r w:rsidDel="00000000" w:rsidR="00000000" w:rsidRPr="00000000">
              <w:rPr>
                <w:rFonts w:ascii="Helvetica Neue" w:cs="Helvetica Neue" w:eastAsia="Helvetica Neue" w:hAnsi="Helvetica Neue"/>
                <w:b w:val="1"/>
                <w:color w:val="000000"/>
                <w:u w:val="single"/>
                <w:rtl w:val="0"/>
              </w:rPr>
              <w:t xml:space="preserve">Futuristic_Airbnb_Listings_Property_df</w:t>
            </w:r>
          </w:ins>
        </w:sdtContent>
      </w:sdt>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b w:val="1"/>
          <w:i w:val="1"/>
        </w:rPr>
      </w:pPr>
      <w:r w:rsidDel="00000000" w:rsidR="00000000" w:rsidRPr="00000000">
        <w:rPr>
          <w:b w:val="1"/>
          <w:i w:val="1"/>
          <w:rtl w:val="0"/>
        </w:rPr>
        <w:t xml:space="preserve">Step 1: Creating a New Data Frame for Holding the Listing &amp; Property  Related Columns</w:t>
      </w:r>
    </w:p>
    <w:p w:rsidR="00000000" w:rsidDel="00000000" w:rsidP="00000000" w:rsidRDefault="00000000" w:rsidRPr="00000000" w14:paraId="000000A3">
      <w:pPr>
        <w:rPr>
          <w:b w:val="1"/>
          <w:i w:val="1"/>
        </w:rPr>
      </w:pPr>
      <w:r w:rsidDel="00000000" w:rsidR="00000000" w:rsidRPr="00000000">
        <w:rPr>
          <w:b w:val="1"/>
          <w:i w:val="1"/>
        </w:rPr>
        <w:drawing>
          <wp:inline distB="114300" distT="114300" distL="114300" distR="114300">
            <wp:extent cx="5734050" cy="1016000"/>
            <wp:effectExtent b="0" l="0" r="0" t="0"/>
            <wp:docPr id="115" name="image10.jpg"/>
            <a:graphic>
              <a:graphicData uri="http://schemas.openxmlformats.org/drawingml/2006/picture">
                <pic:pic>
                  <pic:nvPicPr>
                    <pic:cNvPr id="0" name="image10.jpg"/>
                    <pic:cNvPicPr preferRelativeResize="0"/>
                  </pic:nvPicPr>
                  <pic:blipFill>
                    <a:blip r:embed="rId42"/>
                    <a:srcRect b="0" l="0" r="0" t="0"/>
                    <a:stretch>
                      <a:fillRect/>
                    </a:stretch>
                  </pic:blipFill>
                  <pic:spPr>
                    <a:xfrm>
                      <a:off x="0" y="0"/>
                      <a:ext cx="573405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b w:val="1"/>
          <w:i w:val="1"/>
        </w:rPr>
      </w:pPr>
      <w:r w:rsidDel="00000000" w:rsidR="00000000" w:rsidRPr="00000000">
        <w:rPr>
          <w:b w:val="1"/>
          <w:i w:val="1"/>
          <w:rtl w:val="0"/>
        </w:rPr>
        <w:t xml:space="preserve">Step 2: Checking for the Null Values and Filling the N/A Values With Some Relevant Values </w:t>
      </w:r>
    </w:p>
    <w:p w:rsidR="00000000" w:rsidDel="00000000" w:rsidP="00000000" w:rsidRDefault="00000000" w:rsidRPr="00000000" w14:paraId="000000A5">
      <w:pPr>
        <w:rPr>
          <w:b w:val="1"/>
          <w:i w:val="1"/>
        </w:rPr>
      </w:pPr>
      <w:r w:rsidDel="00000000" w:rsidR="00000000" w:rsidRPr="00000000">
        <w:rPr>
          <w:b w:val="1"/>
          <w:i w:val="1"/>
        </w:rPr>
        <w:drawing>
          <wp:inline distB="114300" distT="114300" distL="114300" distR="114300">
            <wp:extent cx="5834063" cy="504825"/>
            <wp:effectExtent b="0" l="0" r="0" t="0"/>
            <wp:docPr id="117" name="image45.png"/>
            <a:graphic>
              <a:graphicData uri="http://schemas.openxmlformats.org/drawingml/2006/picture">
                <pic:pic>
                  <pic:nvPicPr>
                    <pic:cNvPr id="0" name="image45.png"/>
                    <pic:cNvPicPr preferRelativeResize="0"/>
                  </pic:nvPicPr>
                  <pic:blipFill>
                    <a:blip r:embed="rId43"/>
                    <a:srcRect b="0" l="0" r="0" t="0"/>
                    <a:stretch>
                      <a:fillRect/>
                    </a:stretch>
                  </pic:blipFill>
                  <pic:spPr>
                    <a:xfrm>
                      <a:off x="0" y="0"/>
                      <a:ext cx="5834063"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b w:val="1"/>
          <w:i w:val="1"/>
        </w:rPr>
      </w:pPr>
      <w:r w:rsidDel="00000000" w:rsidR="00000000" w:rsidRPr="00000000">
        <w:rPr>
          <w:b w:val="1"/>
          <w:i w:val="1"/>
        </w:rPr>
        <w:drawing>
          <wp:inline distB="114300" distT="114300" distL="114300" distR="114300">
            <wp:extent cx="5734050" cy="508000"/>
            <wp:effectExtent b="0" l="0" r="0" t="0"/>
            <wp:docPr id="125" name="image47.png"/>
            <a:graphic>
              <a:graphicData uri="http://schemas.openxmlformats.org/drawingml/2006/picture">
                <pic:pic>
                  <pic:nvPicPr>
                    <pic:cNvPr id="0" name="image47.png"/>
                    <pic:cNvPicPr preferRelativeResize="0"/>
                  </pic:nvPicPr>
                  <pic:blipFill>
                    <a:blip r:embed="rId44"/>
                    <a:srcRect b="0" l="0" r="0" t="0"/>
                    <a:stretch>
                      <a:fillRect/>
                    </a:stretch>
                  </pic:blipFill>
                  <pic:spPr>
                    <a:xfrm>
                      <a:off x="0" y="0"/>
                      <a:ext cx="573405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b w:val="1"/>
          <w:i w:val="1"/>
        </w:rPr>
      </w:pPr>
      <w:r w:rsidDel="00000000" w:rsidR="00000000" w:rsidRPr="00000000">
        <w:rPr>
          <w:b w:val="1"/>
          <w:i w:val="1"/>
          <w:rtl w:val="0"/>
        </w:rPr>
        <w:t xml:space="preserve">Step 3: Data Clean up for the Respective Column have been done in the following ways:</w:t>
      </w:r>
    </w:p>
    <w:p w:rsidR="00000000" w:rsidDel="00000000" w:rsidP="00000000" w:rsidRDefault="00000000" w:rsidRPr="00000000" w14:paraId="000000A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Removing the % Symbol and converting to Numeric type</w:t>
      </w:r>
    </w:p>
    <w:p w:rsidR="00000000" w:rsidDel="00000000" w:rsidP="00000000" w:rsidRDefault="00000000" w:rsidRPr="00000000" w14:paraId="000000A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Converting the Boolean related columns to Boolean values as in mysql</w:t>
      </w:r>
    </w:p>
    <w:p w:rsidR="00000000" w:rsidDel="00000000" w:rsidP="00000000" w:rsidRDefault="00000000" w:rsidRPr="00000000" w14:paraId="000000A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Replacing the unwanted characters/words </w:t>
      </w:r>
    </w:p>
    <w:p w:rsidR="00000000" w:rsidDel="00000000" w:rsidP="00000000" w:rsidRDefault="00000000" w:rsidRPr="00000000" w14:paraId="000000A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Checking the accuracy of the numeric values by plotting histogram</w:t>
      </w:r>
    </w:p>
    <w:p w:rsidR="00000000" w:rsidDel="00000000" w:rsidP="00000000" w:rsidRDefault="00000000" w:rsidRPr="00000000" w14:paraId="000000AC">
      <w:pPr>
        <w:numPr>
          <w:ilvl w:val="0"/>
          <w:numId w:val="5"/>
        </w:numPr>
        <w:ind w:left="720" w:hanging="360"/>
        <w:rPr>
          <w:b w:val="1"/>
          <w:i w:val="1"/>
        </w:rPr>
      </w:pPr>
      <w:r w:rsidDel="00000000" w:rsidR="00000000" w:rsidRPr="00000000">
        <w:rPr>
          <w:b w:val="1"/>
          <w:i w:val="1"/>
          <w:rtl w:val="0"/>
        </w:rPr>
        <w:t xml:space="preserve">Renaming column name</w:t>
      </w:r>
    </w:p>
    <w:p w:rsidR="00000000" w:rsidDel="00000000" w:rsidP="00000000" w:rsidRDefault="00000000" w:rsidRPr="00000000" w14:paraId="000000AD">
      <w:pPr>
        <w:numPr>
          <w:ilvl w:val="0"/>
          <w:numId w:val="5"/>
        </w:numPr>
        <w:ind w:left="720" w:hanging="360"/>
        <w:rPr>
          <w:b w:val="1"/>
          <w:i w:val="1"/>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Removing the duplicates</w:t>
      </w:r>
    </w:p>
    <w:p w:rsidR="00000000" w:rsidDel="00000000" w:rsidP="00000000" w:rsidRDefault="00000000" w:rsidRPr="00000000" w14:paraId="000000AE">
      <w:pPr>
        <w:rPr>
          <w:b w:val="1"/>
          <w:i w:val="1"/>
        </w:rPr>
      </w:pPr>
      <w:r w:rsidDel="00000000" w:rsidR="00000000" w:rsidRPr="00000000">
        <w:rPr>
          <w:b w:val="1"/>
          <w:i w:val="1"/>
        </w:rPr>
        <w:drawing>
          <wp:inline distB="114300" distT="114300" distL="114300" distR="114300">
            <wp:extent cx="5734050" cy="711200"/>
            <wp:effectExtent b="0" l="0" r="0" t="0"/>
            <wp:docPr id="118" name="image49.png"/>
            <a:graphic>
              <a:graphicData uri="http://schemas.openxmlformats.org/drawingml/2006/picture">
                <pic:pic>
                  <pic:nvPicPr>
                    <pic:cNvPr id="0" name="image49.png"/>
                    <pic:cNvPicPr preferRelativeResize="0"/>
                  </pic:nvPicPr>
                  <pic:blipFill>
                    <a:blip r:embed="rId45"/>
                    <a:srcRect b="0" l="0" r="0" t="0"/>
                    <a:stretch>
                      <a:fillRect/>
                    </a:stretch>
                  </pic:blipFill>
                  <pic:spPr>
                    <a:xfrm>
                      <a:off x="0" y="0"/>
                      <a:ext cx="573405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b w:val="1"/>
          <w:i w:val="1"/>
        </w:rPr>
      </w:pPr>
      <w:r w:rsidDel="00000000" w:rsidR="00000000" w:rsidRPr="00000000">
        <w:rPr>
          <w:b w:val="1"/>
          <w:i w:val="1"/>
        </w:rPr>
        <w:drawing>
          <wp:inline distB="114300" distT="114300" distL="114300" distR="114300">
            <wp:extent cx="5734050" cy="660400"/>
            <wp:effectExtent b="0" l="0" r="0" t="0"/>
            <wp:docPr id="126" name="image48.png"/>
            <a:graphic>
              <a:graphicData uri="http://schemas.openxmlformats.org/drawingml/2006/picture">
                <pic:pic>
                  <pic:nvPicPr>
                    <pic:cNvPr id="0" name="image48.png"/>
                    <pic:cNvPicPr preferRelativeResize="0"/>
                  </pic:nvPicPr>
                  <pic:blipFill>
                    <a:blip r:embed="rId46"/>
                    <a:srcRect b="0" l="0" r="0" t="0"/>
                    <a:stretch>
                      <a:fillRect/>
                    </a:stretch>
                  </pic:blipFill>
                  <pic:spPr>
                    <a:xfrm>
                      <a:off x="0" y="0"/>
                      <a:ext cx="573405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b w:val="1"/>
          <w:i w:val="1"/>
        </w:rPr>
      </w:pPr>
      <w:r w:rsidDel="00000000" w:rsidR="00000000" w:rsidRPr="00000000">
        <w:rPr>
          <w:b w:val="1"/>
          <w:i w:val="1"/>
        </w:rPr>
        <w:drawing>
          <wp:inline distB="114300" distT="114300" distL="114300" distR="114300">
            <wp:extent cx="5734050" cy="1130300"/>
            <wp:effectExtent b="0" l="0" r="0" t="0"/>
            <wp:docPr id="114" name="image33.jpg"/>
            <a:graphic>
              <a:graphicData uri="http://schemas.openxmlformats.org/drawingml/2006/picture">
                <pic:pic>
                  <pic:nvPicPr>
                    <pic:cNvPr id="0" name="image33.jpg"/>
                    <pic:cNvPicPr preferRelativeResize="0"/>
                  </pic:nvPicPr>
                  <pic:blipFill>
                    <a:blip r:embed="rId47"/>
                    <a:srcRect b="0" l="0" r="0" t="0"/>
                    <a:stretch>
                      <a:fillRect/>
                    </a:stretch>
                  </pic:blipFill>
                  <pic:spPr>
                    <a:xfrm>
                      <a:off x="0" y="0"/>
                      <a:ext cx="573405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b w:val="1"/>
          <w:i w:val="1"/>
        </w:rPr>
      </w:pPr>
      <w:r w:rsidDel="00000000" w:rsidR="00000000" w:rsidRPr="00000000">
        <w:rPr>
          <w:b w:val="1"/>
          <w:i w:val="1"/>
        </w:rPr>
        <w:drawing>
          <wp:inline distB="114300" distT="114300" distL="114300" distR="114300">
            <wp:extent cx="5734050" cy="1981200"/>
            <wp:effectExtent b="0" l="0" r="0" t="0"/>
            <wp:docPr id="127" name="image41.jpg"/>
            <a:graphic>
              <a:graphicData uri="http://schemas.openxmlformats.org/drawingml/2006/picture">
                <pic:pic>
                  <pic:nvPicPr>
                    <pic:cNvPr id="0" name="image41.jpg"/>
                    <pic:cNvPicPr preferRelativeResize="0"/>
                  </pic:nvPicPr>
                  <pic:blipFill>
                    <a:blip r:embed="rId48"/>
                    <a:srcRect b="0" l="0" r="0" t="0"/>
                    <a:stretch>
                      <a:fillRect/>
                    </a:stretch>
                  </pic:blipFill>
                  <pic:spPr>
                    <a:xfrm>
                      <a:off x="0" y="0"/>
                      <a:ext cx="57340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b w:val="1"/>
          <w:i w:val="1"/>
        </w:rPr>
      </w:pPr>
      <w:r w:rsidDel="00000000" w:rsidR="00000000" w:rsidRPr="00000000">
        <w:rPr>
          <w:b w:val="1"/>
          <w:i w:val="1"/>
        </w:rPr>
        <w:drawing>
          <wp:inline distB="114300" distT="114300" distL="114300" distR="114300">
            <wp:extent cx="5734050" cy="3276600"/>
            <wp:effectExtent b="0" l="0" r="0" t="0"/>
            <wp:docPr id="121" name="image35.jpg"/>
            <a:graphic>
              <a:graphicData uri="http://schemas.openxmlformats.org/drawingml/2006/picture">
                <pic:pic>
                  <pic:nvPicPr>
                    <pic:cNvPr id="0" name="image35.jpg"/>
                    <pic:cNvPicPr preferRelativeResize="0"/>
                  </pic:nvPicPr>
                  <pic:blipFill>
                    <a:blip r:embed="rId49"/>
                    <a:srcRect b="0" l="0" r="0" t="0"/>
                    <a:stretch>
                      <a:fillRect/>
                    </a:stretch>
                  </pic:blipFill>
                  <pic:spPr>
                    <a:xfrm>
                      <a:off x="0" y="0"/>
                      <a:ext cx="57340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b w:val="1"/>
          <w:i w:val="1"/>
        </w:rPr>
      </w:pPr>
      <w:r w:rsidDel="00000000" w:rsidR="00000000" w:rsidRPr="00000000">
        <w:rPr>
          <w:rtl w:val="0"/>
        </w:rPr>
      </w:r>
    </w:p>
    <w:p w:rsidR="00000000" w:rsidDel="00000000" w:rsidP="00000000" w:rsidRDefault="00000000" w:rsidRPr="00000000" w14:paraId="000000B4">
      <w:pPr>
        <w:rPr>
          <w:b w:val="1"/>
          <w:i w:val="1"/>
        </w:rPr>
      </w:pPr>
      <w:r w:rsidDel="00000000" w:rsidR="00000000" w:rsidRPr="00000000">
        <w:rPr>
          <w:b w:val="1"/>
          <w:i w:val="1"/>
        </w:rPr>
        <w:drawing>
          <wp:inline distB="114300" distT="114300" distL="114300" distR="114300">
            <wp:extent cx="5734050" cy="787400"/>
            <wp:effectExtent b="0" l="0" r="0" t="0"/>
            <wp:docPr id="133" name="image40.jpg"/>
            <a:graphic>
              <a:graphicData uri="http://schemas.openxmlformats.org/drawingml/2006/picture">
                <pic:pic>
                  <pic:nvPicPr>
                    <pic:cNvPr id="0" name="image40.jpg"/>
                    <pic:cNvPicPr preferRelativeResize="0"/>
                  </pic:nvPicPr>
                  <pic:blipFill>
                    <a:blip r:embed="rId50"/>
                    <a:srcRect b="0" l="0" r="0" t="0"/>
                    <a:stretch>
                      <a:fillRect/>
                    </a:stretch>
                  </pic:blipFill>
                  <pic:spPr>
                    <a:xfrm>
                      <a:off x="0" y="0"/>
                      <a:ext cx="573405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b w:val="1"/>
          <w:i w:val="1"/>
        </w:rPr>
      </w:pPr>
      <w:r w:rsidDel="00000000" w:rsidR="00000000" w:rsidRPr="00000000">
        <w:rPr>
          <w:b w:val="1"/>
          <w:i w:val="1"/>
        </w:rPr>
        <w:drawing>
          <wp:inline distB="114300" distT="114300" distL="114300" distR="114300">
            <wp:extent cx="5734050" cy="342900"/>
            <wp:effectExtent b="0" l="0" r="0" t="0"/>
            <wp:docPr id="123" name="image38.jpg"/>
            <a:graphic>
              <a:graphicData uri="http://schemas.openxmlformats.org/drawingml/2006/picture">
                <pic:pic>
                  <pic:nvPicPr>
                    <pic:cNvPr id="0" name="image38.jpg"/>
                    <pic:cNvPicPr preferRelativeResize="0"/>
                  </pic:nvPicPr>
                  <pic:blipFill>
                    <a:blip r:embed="rId51"/>
                    <a:srcRect b="0" l="0" r="0" t="0"/>
                    <a:stretch>
                      <a:fillRect/>
                    </a:stretch>
                  </pic:blipFill>
                  <pic:spPr>
                    <a:xfrm>
                      <a:off x="0" y="0"/>
                      <a:ext cx="57340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Helvetica Neue" w:cs="Helvetica Neue" w:eastAsia="Helvetica Neue" w:hAnsi="Helvetica Neue"/>
          <w:b w:val="1"/>
          <w:color w:val="000000"/>
          <w:u w:val="single"/>
        </w:rPr>
      </w:pPr>
      <w:r w:rsidDel="00000000" w:rsidR="00000000" w:rsidRPr="00000000">
        <w:rPr>
          <w:b w:val="1"/>
          <w:i w:val="1"/>
        </w:rPr>
        <w:drawing>
          <wp:inline distB="114300" distT="114300" distL="114300" distR="114300">
            <wp:extent cx="5734050" cy="609600"/>
            <wp:effectExtent b="0" l="0" r="0" t="0"/>
            <wp:docPr id="122" name="image23.jpg"/>
            <a:graphic>
              <a:graphicData uri="http://schemas.openxmlformats.org/drawingml/2006/picture">
                <pic:pic>
                  <pic:nvPicPr>
                    <pic:cNvPr id="0" name="image23.jpg"/>
                    <pic:cNvPicPr preferRelativeResize="0"/>
                  </pic:nvPicPr>
                  <pic:blipFill>
                    <a:blip r:embed="rId52"/>
                    <a:srcRect b="0" l="0" r="0" t="0"/>
                    <a:stretch>
                      <a:fillRect/>
                    </a:stretch>
                  </pic:blipFill>
                  <pic:spPr>
                    <a:xfrm>
                      <a:off x="0" y="0"/>
                      <a:ext cx="57340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b w:val="1"/>
          <w:i w:val="1"/>
        </w:rPr>
      </w:pPr>
      <w:r w:rsidDel="00000000" w:rsidR="00000000" w:rsidRPr="00000000">
        <w:rPr>
          <w:b w:val="1"/>
          <w:i w:val="1"/>
          <w:rtl w:val="0"/>
        </w:rPr>
        <w:t xml:space="preserve">Step 1: Creating a New Data Frame for Holding the Property Address Related Columns</w:t>
      </w:r>
    </w:p>
    <w:p w:rsidR="00000000" w:rsidDel="00000000" w:rsidP="00000000" w:rsidRDefault="00000000" w:rsidRPr="00000000" w14:paraId="000000B9">
      <w:pPr>
        <w:rPr>
          <w:b w:val="1"/>
          <w:i w:val="1"/>
        </w:rPr>
      </w:pPr>
      <w:r w:rsidDel="00000000" w:rsidR="00000000" w:rsidRPr="00000000">
        <w:rPr>
          <w:b w:val="1"/>
          <w:i w:val="1"/>
          <w:rtl w:val="0"/>
        </w:rPr>
        <w:t xml:space="preserve">Step 2: Checking for the Null Values and Filling the N/A Values With Some Relevant Values </w:t>
      </w:r>
    </w:p>
    <w:p w:rsidR="00000000" w:rsidDel="00000000" w:rsidP="00000000" w:rsidRDefault="00000000" w:rsidRPr="00000000" w14:paraId="000000BA">
      <w:pPr>
        <w:rPr>
          <w:b w:val="1"/>
          <w:i w:val="1"/>
        </w:rPr>
      </w:pPr>
      <w:r w:rsidDel="00000000" w:rsidR="00000000" w:rsidRPr="00000000">
        <w:rPr>
          <w:b w:val="1"/>
          <w:i w:val="1"/>
          <w:rtl w:val="0"/>
        </w:rPr>
        <w:t xml:space="preserve">Step 3: Data Clean up for the Respective Column have been done in the following ways:</w:t>
      </w:r>
    </w:p>
    <w:p w:rsidR="00000000" w:rsidDel="00000000" w:rsidP="00000000" w:rsidRDefault="00000000" w:rsidRPr="00000000" w14:paraId="000000B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Removing the % Symbol and converting to Numeric type</w:t>
      </w:r>
    </w:p>
    <w:p w:rsidR="00000000" w:rsidDel="00000000" w:rsidP="00000000" w:rsidRDefault="00000000" w:rsidRPr="00000000" w14:paraId="000000B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Converting the Boolean related columns to Boolean values as in mysql</w:t>
      </w:r>
    </w:p>
    <w:p w:rsidR="00000000" w:rsidDel="00000000" w:rsidP="00000000" w:rsidRDefault="00000000" w:rsidRPr="00000000" w14:paraId="000000B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Replacing the unwanted characters/words </w:t>
      </w:r>
    </w:p>
    <w:p w:rsidR="00000000" w:rsidDel="00000000" w:rsidP="00000000" w:rsidRDefault="00000000" w:rsidRPr="00000000" w14:paraId="000000B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Checking the accuracy of the numeric values by plotting histogram</w:t>
      </w:r>
    </w:p>
    <w:p w:rsidR="00000000" w:rsidDel="00000000" w:rsidP="00000000" w:rsidRDefault="00000000" w:rsidRPr="00000000" w14:paraId="000000B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Removing the duplicates</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3"/>
        <w:shd w:fill="ffffff" w:val="clear"/>
        <w:spacing w:before="186" w:lineRule="auto"/>
        <w:rPr>
          <w:rFonts w:ascii="Helvetica Neue" w:cs="Helvetica Neue" w:eastAsia="Helvetica Neue" w:hAnsi="Helvetica Neue"/>
          <w:b w:val="1"/>
          <w:color w:val="000000"/>
          <w:u w:val="single"/>
        </w:rPr>
      </w:pPr>
      <w:sdt>
        <w:sdtPr>
          <w:tag w:val="goog_rdk_11"/>
        </w:sdtPr>
        <w:sdtContent>
          <w:ins w:author="Unknown" w:id="5" w:date="2019-11-05T19:41:00Z">
            <w:r w:rsidDel="00000000" w:rsidR="00000000" w:rsidRPr="00000000">
              <w:rPr>
                <w:rFonts w:ascii="Helvetica Neue" w:cs="Helvetica Neue" w:eastAsia="Helvetica Neue" w:hAnsi="Helvetica Neue"/>
                <w:b w:val="1"/>
                <w:color w:val="000000"/>
                <w:u w:val="single"/>
                <w:rtl w:val="0"/>
              </w:rPr>
              <w:t xml:space="preserve">Futuristic_Airbnb_Property_Availability_df</w:t>
            </w:r>
          </w:ins>
        </w:sdtContent>
      </w:sdt>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b w:val="1"/>
          <w:i w:val="1"/>
        </w:rPr>
      </w:pPr>
      <w:r w:rsidDel="00000000" w:rsidR="00000000" w:rsidRPr="00000000">
        <w:rPr>
          <w:b w:val="1"/>
          <w:i w:val="1"/>
          <w:rtl w:val="0"/>
        </w:rPr>
        <w:t xml:space="preserve">Step 1: Creating a New Data Frame for Holding the Property Availability  Related Columns</w:t>
      </w:r>
    </w:p>
    <w:p w:rsidR="00000000" w:rsidDel="00000000" w:rsidP="00000000" w:rsidRDefault="00000000" w:rsidRPr="00000000" w14:paraId="000000C4">
      <w:pPr>
        <w:rPr>
          <w:b w:val="1"/>
          <w:i w:val="1"/>
        </w:rPr>
      </w:pPr>
      <w:r w:rsidDel="00000000" w:rsidR="00000000" w:rsidRPr="00000000">
        <w:rPr>
          <w:b w:val="1"/>
          <w:i w:val="1"/>
          <w:rtl w:val="0"/>
        </w:rPr>
        <w:t xml:space="preserve">Step 2: Checking for the Null Values and Filling the N/A Values With Some Relevant Values </w:t>
      </w:r>
    </w:p>
    <w:p w:rsidR="00000000" w:rsidDel="00000000" w:rsidP="00000000" w:rsidRDefault="00000000" w:rsidRPr="00000000" w14:paraId="000000C5">
      <w:pPr>
        <w:rPr>
          <w:b w:val="1"/>
          <w:i w:val="1"/>
        </w:rPr>
      </w:pPr>
      <w:r w:rsidDel="00000000" w:rsidR="00000000" w:rsidRPr="00000000">
        <w:rPr>
          <w:b w:val="1"/>
          <w:i w:val="1"/>
          <w:rtl w:val="0"/>
        </w:rPr>
        <w:t xml:space="preserve">Step 3: Data Clean up for the Respective Column have been done in the following ways:</w:t>
      </w:r>
    </w:p>
    <w:p w:rsidR="00000000" w:rsidDel="00000000" w:rsidP="00000000" w:rsidRDefault="00000000" w:rsidRPr="00000000" w14:paraId="000000C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Removing the % Symbol and converting to Numeric type</w:t>
      </w:r>
    </w:p>
    <w:p w:rsidR="00000000" w:rsidDel="00000000" w:rsidP="00000000" w:rsidRDefault="00000000" w:rsidRPr="00000000" w14:paraId="000000C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Converting the Boolean related columns to Boolean values as in mysql</w:t>
      </w:r>
    </w:p>
    <w:p w:rsidR="00000000" w:rsidDel="00000000" w:rsidP="00000000" w:rsidRDefault="00000000" w:rsidRPr="00000000" w14:paraId="000000C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Replacing the unwanted characters/words </w:t>
      </w:r>
    </w:p>
    <w:p w:rsidR="00000000" w:rsidDel="00000000" w:rsidP="00000000" w:rsidRDefault="00000000" w:rsidRPr="00000000" w14:paraId="000000C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Checking the accuracy of the numeric values by plotting histogram</w:t>
      </w:r>
    </w:p>
    <w:p w:rsidR="00000000" w:rsidDel="00000000" w:rsidP="00000000" w:rsidRDefault="00000000" w:rsidRPr="00000000" w14:paraId="000000C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Removing the duplicates</w:t>
      </w:r>
    </w:p>
    <w:p w:rsidR="00000000" w:rsidDel="00000000" w:rsidP="00000000" w:rsidRDefault="00000000" w:rsidRPr="00000000" w14:paraId="000000CB">
      <w:pPr>
        <w:rPr>
          <w:b w:val="1"/>
          <w:u w:val="single"/>
        </w:rPr>
      </w:pPr>
      <w:r w:rsidDel="00000000" w:rsidR="00000000" w:rsidRPr="00000000">
        <w:rPr>
          <w:rtl w:val="0"/>
        </w:rPr>
      </w:r>
    </w:p>
    <w:p w:rsidR="00000000" w:rsidDel="00000000" w:rsidP="00000000" w:rsidRDefault="00000000" w:rsidRPr="00000000" w14:paraId="000000CC">
      <w:pPr>
        <w:pStyle w:val="Heading3"/>
        <w:shd w:fill="ffffff" w:val="clear"/>
        <w:spacing w:before="186" w:lineRule="auto"/>
        <w:rPr>
          <w:rFonts w:ascii="Helvetica Neue" w:cs="Helvetica Neue" w:eastAsia="Helvetica Neue" w:hAnsi="Helvetica Neue"/>
          <w:b w:val="1"/>
          <w:color w:val="000000"/>
          <w:u w:val="single"/>
        </w:rPr>
      </w:pPr>
      <w:sdt>
        <w:sdtPr>
          <w:tag w:val="goog_rdk_13"/>
        </w:sdtPr>
        <w:sdtContent>
          <w:ins w:author="Unknown" w:id="6" w:date="2019-11-05T19:41:00Z">
            <w:r w:rsidDel="00000000" w:rsidR="00000000" w:rsidRPr="00000000">
              <w:rPr>
                <w:rFonts w:ascii="Helvetica Neue" w:cs="Helvetica Neue" w:eastAsia="Helvetica Neue" w:hAnsi="Helvetica Neue"/>
                <w:b w:val="1"/>
                <w:color w:val="000000"/>
                <w:u w:val="single"/>
                <w:rtl w:val="0"/>
              </w:rPr>
              <w:t xml:space="preserve">Futuristic_Airbnb_Property_Reviews_df</w:t>
            </w:r>
          </w:ins>
        </w:sdtContent>
      </w:sdt>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b w:val="1"/>
          <w:i w:val="1"/>
        </w:rPr>
      </w:pPr>
      <w:r w:rsidDel="00000000" w:rsidR="00000000" w:rsidRPr="00000000">
        <w:rPr>
          <w:b w:val="1"/>
          <w:i w:val="1"/>
          <w:rtl w:val="0"/>
        </w:rPr>
        <w:t xml:space="preserve">Step 1: Creating a New Data Frame for Holding the Property Reviews  Related Columns</w:t>
      </w:r>
    </w:p>
    <w:p w:rsidR="00000000" w:rsidDel="00000000" w:rsidP="00000000" w:rsidRDefault="00000000" w:rsidRPr="00000000" w14:paraId="000000CF">
      <w:pPr>
        <w:rPr>
          <w:b w:val="1"/>
          <w:i w:val="1"/>
        </w:rPr>
      </w:pPr>
      <w:r w:rsidDel="00000000" w:rsidR="00000000" w:rsidRPr="00000000">
        <w:rPr>
          <w:b w:val="1"/>
          <w:i w:val="1"/>
          <w:rtl w:val="0"/>
        </w:rPr>
        <w:t xml:space="preserve">Step 2: Checking for the Null Values and Filling the N/A Values With Some Relevant Values </w:t>
      </w:r>
    </w:p>
    <w:p w:rsidR="00000000" w:rsidDel="00000000" w:rsidP="00000000" w:rsidRDefault="00000000" w:rsidRPr="00000000" w14:paraId="000000D0">
      <w:pPr>
        <w:rPr>
          <w:b w:val="1"/>
          <w:i w:val="1"/>
        </w:rPr>
      </w:pPr>
      <w:r w:rsidDel="00000000" w:rsidR="00000000" w:rsidRPr="00000000">
        <w:rPr>
          <w:b w:val="1"/>
          <w:i w:val="1"/>
          <w:rtl w:val="0"/>
        </w:rPr>
        <w:t xml:space="preserve">Step 3: Data Clean up for the Respective Column have been done in the following ways:</w:t>
      </w:r>
    </w:p>
    <w:p w:rsidR="00000000" w:rsidDel="00000000" w:rsidP="00000000" w:rsidRDefault="00000000" w:rsidRPr="00000000" w14:paraId="000000D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Removing the % Symbol and converting to Numeric type</w:t>
      </w:r>
    </w:p>
    <w:p w:rsidR="00000000" w:rsidDel="00000000" w:rsidP="00000000" w:rsidRDefault="00000000" w:rsidRPr="00000000" w14:paraId="000000D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Converting the Boolean related columns to Boolean values as in mysql</w:t>
      </w:r>
    </w:p>
    <w:p w:rsidR="00000000" w:rsidDel="00000000" w:rsidP="00000000" w:rsidRDefault="00000000" w:rsidRPr="00000000" w14:paraId="000000D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Replacing the unwanted characters/words </w:t>
      </w:r>
    </w:p>
    <w:p w:rsidR="00000000" w:rsidDel="00000000" w:rsidP="00000000" w:rsidRDefault="00000000" w:rsidRPr="00000000" w14:paraId="000000D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Checking the accuracy of the numeric values by plotting histogram</w:t>
      </w:r>
    </w:p>
    <w:p w:rsidR="00000000" w:rsidDel="00000000" w:rsidP="00000000" w:rsidRDefault="00000000" w:rsidRPr="00000000" w14:paraId="000000D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Removing the duplicates</w:t>
      </w:r>
    </w:p>
    <w:p w:rsidR="00000000" w:rsidDel="00000000" w:rsidP="00000000" w:rsidRDefault="00000000" w:rsidRPr="00000000" w14:paraId="000000D6">
      <w:pPr>
        <w:rPr>
          <w:b w:val="1"/>
          <w:u w:val="single"/>
        </w:rPr>
      </w:pPr>
      <w:r w:rsidDel="00000000" w:rsidR="00000000" w:rsidRPr="00000000">
        <w:rPr>
          <w:rtl w:val="0"/>
        </w:rPr>
      </w:r>
    </w:p>
    <w:p w:rsidR="00000000" w:rsidDel="00000000" w:rsidP="00000000" w:rsidRDefault="00000000" w:rsidRPr="00000000" w14:paraId="000000D7">
      <w:pPr>
        <w:pStyle w:val="Heading3"/>
        <w:shd w:fill="ffffff" w:val="clear"/>
        <w:spacing w:before="186" w:lineRule="auto"/>
        <w:rPr>
          <w:rFonts w:ascii="Helvetica Neue" w:cs="Helvetica Neue" w:eastAsia="Helvetica Neue" w:hAnsi="Helvetica Neue"/>
          <w:b w:val="1"/>
          <w:color w:val="000000"/>
          <w:u w:val="single"/>
        </w:rPr>
      </w:pPr>
      <w:sdt>
        <w:sdtPr>
          <w:tag w:val="goog_rdk_15"/>
        </w:sdtPr>
        <w:sdtContent>
          <w:ins w:author="Unknown" w:id="7" w:date="2019-11-05T19:41:00Z">
            <w:r w:rsidDel="00000000" w:rsidR="00000000" w:rsidRPr="00000000">
              <w:rPr>
                <w:rFonts w:ascii="Helvetica Neue" w:cs="Helvetica Neue" w:eastAsia="Helvetica Neue" w:hAnsi="Helvetica Neue"/>
                <w:b w:val="1"/>
                <w:color w:val="000000"/>
                <w:u w:val="single"/>
                <w:rtl w:val="0"/>
              </w:rPr>
              <w:t xml:space="preserve">Futuristic_Airbnb_Property_Calendar_df</w:t>
            </w:r>
          </w:ins>
        </w:sdtContent>
      </w:sdt>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b w:val="1"/>
          <w:i w:val="1"/>
        </w:rPr>
      </w:pPr>
      <w:r w:rsidDel="00000000" w:rsidR="00000000" w:rsidRPr="00000000">
        <w:rPr>
          <w:b w:val="1"/>
          <w:i w:val="1"/>
          <w:rtl w:val="0"/>
        </w:rPr>
        <w:t xml:space="preserve">Step 1: Creating a New Data Frame for Holding the Property Calendar Related Columns</w:t>
      </w:r>
    </w:p>
    <w:p w:rsidR="00000000" w:rsidDel="00000000" w:rsidP="00000000" w:rsidRDefault="00000000" w:rsidRPr="00000000" w14:paraId="000000DA">
      <w:pPr>
        <w:rPr>
          <w:b w:val="1"/>
          <w:i w:val="1"/>
        </w:rPr>
      </w:pPr>
      <w:r w:rsidDel="00000000" w:rsidR="00000000" w:rsidRPr="00000000">
        <w:rPr>
          <w:b w:val="1"/>
          <w:i w:val="1"/>
        </w:rPr>
        <w:drawing>
          <wp:inline distB="114300" distT="114300" distL="114300" distR="114300">
            <wp:extent cx="5734050" cy="952500"/>
            <wp:effectExtent b="0" l="0" r="0" t="0"/>
            <wp:docPr id="120" name="image43.jpg"/>
            <a:graphic>
              <a:graphicData uri="http://schemas.openxmlformats.org/drawingml/2006/picture">
                <pic:pic>
                  <pic:nvPicPr>
                    <pic:cNvPr id="0" name="image43.jpg"/>
                    <pic:cNvPicPr preferRelativeResize="0"/>
                  </pic:nvPicPr>
                  <pic:blipFill>
                    <a:blip r:embed="rId53"/>
                    <a:srcRect b="0" l="0" r="0" t="0"/>
                    <a:stretch>
                      <a:fillRect/>
                    </a:stretch>
                  </pic:blipFill>
                  <pic:spPr>
                    <a:xfrm>
                      <a:off x="0" y="0"/>
                      <a:ext cx="57340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b w:val="1"/>
          <w:i w:val="1"/>
        </w:rPr>
      </w:pPr>
      <w:r w:rsidDel="00000000" w:rsidR="00000000" w:rsidRPr="00000000">
        <w:rPr>
          <w:b w:val="1"/>
          <w:i w:val="1"/>
          <w:rtl w:val="0"/>
        </w:rPr>
        <w:t xml:space="preserve">Step 2: Checking for the Null Values and Filling the N/A Values With Some Relevant Values </w:t>
      </w:r>
    </w:p>
    <w:p w:rsidR="00000000" w:rsidDel="00000000" w:rsidP="00000000" w:rsidRDefault="00000000" w:rsidRPr="00000000" w14:paraId="000000DC">
      <w:pPr>
        <w:rPr>
          <w:b w:val="1"/>
          <w:i w:val="1"/>
        </w:rPr>
      </w:pPr>
      <w:r w:rsidDel="00000000" w:rsidR="00000000" w:rsidRPr="00000000">
        <w:rPr>
          <w:b w:val="1"/>
          <w:i w:val="1"/>
        </w:rPr>
        <w:drawing>
          <wp:inline distB="114300" distT="114300" distL="114300" distR="114300">
            <wp:extent cx="5734050" cy="368300"/>
            <wp:effectExtent b="0" l="0" r="0" t="0"/>
            <wp:docPr id="116" name="image37.jpg"/>
            <a:graphic>
              <a:graphicData uri="http://schemas.openxmlformats.org/drawingml/2006/picture">
                <pic:pic>
                  <pic:nvPicPr>
                    <pic:cNvPr id="0" name="image37.jpg"/>
                    <pic:cNvPicPr preferRelativeResize="0"/>
                  </pic:nvPicPr>
                  <pic:blipFill>
                    <a:blip r:embed="rId54"/>
                    <a:srcRect b="0" l="0" r="0" t="0"/>
                    <a:stretch>
                      <a:fillRect/>
                    </a:stretch>
                  </pic:blipFill>
                  <pic:spPr>
                    <a:xfrm>
                      <a:off x="0" y="0"/>
                      <a:ext cx="573405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b w:val="1"/>
          <w:i w:val="1"/>
        </w:rPr>
      </w:pPr>
      <w:r w:rsidDel="00000000" w:rsidR="00000000" w:rsidRPr="00000000">
        <w:rPr>
          <w:b w:val="1"/>
          <w:i w:val="1"/>
          <w:rtl w:val="0"/>
        </w:rPr>
        <w:t xml:space="preserve">Step 3: Data Clean up for the Respective Column have been done in the following ways:</w:t>
      </w:r>
    </w:p>
    <w:p w:rsidR="00000000" w:rsidDel="00000000" w:rsidP="00000000" w:rsidRDefault="00000000" w:rsidRPr="00000000" w14:paraId="000000D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Removing the % Symbol and converting to Numeric type</w:t>
      </w:r>
    </w:p>
    <w:p w:rsidR="00000000" w:rsidDel="00000000" w:rsidP="00000000" w:rsidRDefault="00000000" w:rsidRPr="00000000" w14:paraId="000000D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Converting the Boolean related columns to Boolean values as in mysql</w:t>
      </w:r>
    </w:p>
    <w:p w:rsidR="00000000" w:rsidDel="00000000" w:rsidP="00000000" w:rsidRDefault="00000000" w:rsidRPr="00000000" w14:paraId="000000E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Replacing the unwanted characters/words </w:t>
      </w:r>
    </w:p>
    <w:p w:rsidR="00000000" w:rsidDel="00000000" w:rsidP="00000000" w:rsidRDefault="00000000" w:rsidRPr="00000000" w14:paraId="000000E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Checking the accuracy of the numeric values by plotting histogram</w:t>
      </w:r>
    </w:p>
    <w:p w:rsidR="00000000" w:rsidDel="00000000" w:rsidP="00000000" w:rsidRDefault="00000000" w:rsidRPr="00000000" w14:paraId="000000E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Removing the duplicates</w:t>
      </w:r>
    </w:p>
    <w:p w:rsidR="00000000" w:rsidDel="00000000" w:rsidP="00000000" w:rsidRDefault="00000000" w:rsidRPr="00000000" w14:paraId="000000E3">
      <w:pPr>
        <w:rPr/>
      </w:pPr>
      <w:r w:rsidDel="00000000" w:rsidR="00000000" w:rsidRPr="00000000">
        <w:rPr/>
        <w:drawing>
          <wp:inline distB="114300" distT="114300" distL="114300" distR="114300">
            <wp:extent cx="5734050" cy="457200"/>
            <wp:effectExtent b="0" l="0" r="0" t="0"/>
            <wp:docPr id="113" name="image39.jpg"/>
            <a:graphic>
              <a:graphicData uri="http://schemas.openxmlformats.org/drawingml/2006/picture">
                <pic:pic>
                  <pic:nvPicPr>
                    <pic:cNvPr id="0" name="image39.jpg"/>
                    <pic:cNvPicPr preferRelativeResize="0"/>
                  </pic:nvPicPr>
                  <pic:blipFill>
                    <a:blip r:embed="rId55"/>
                    <a:srcRect b="0" l="0" r="0" t="0"/>
                    <a:stretch>
                      <a:fillRect/>
                    </a:stretch>
                  </pic:blipFill>
                  <pic:spPr>
                    <a:xfrm>
                      <a:off x="0" y="0"/>
                      <a:ext cx="57340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drawing>
          <wp:inline distB="114300" distT="114300" distL="114300" distR="114300">
            <wp:extent cx="5734050" cy="457200"/>
            <wp:effectExtent b="0" l="0" r="0" t="0"/>
            <wp:docPr id="142" name="image32.jpg"/>
            <a:graphic>
              <a:graphicData uri="http://schemas.openxmlformats.org/drawingml/2006/picture">
                <pic:pic>
                  <pic:nvPicPr>
                    <pic:cNvPr id="0" name="image32.jpg"/>
                    <pic:cNvPicPr preferRelativeResize="0"/>
                  </pic:nvPicPr>
                  <pic:blipFill>
                    <a:blip r:embed="rId56"/>
                    <a:srcRect b="0" l="0" r="0" t="0"/>
                    <a:stretch>
                      <a:fillRect/>
                    </a:stretch>
                  </pic:blipFill>
                  <pic:spPr>
                    <a:xfrm>
                      <a:off x="0" y="0"/>
                      <a:ext cx="57340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bookmarkStart w:colFirst="0" w:colLast="0" w:name="_heading=h.ncdkakgrfksp" w:id="7"/>
      <w:bookmarkEnd w:id="7"/>
      <w:r w:rsidDel="00000000" w:rsidR="00000000" w:rsidRPr="00000000">
        <w:rPr/>
        <w:drawing>
          <wp:inline distB="114300" distT="114300" distL="114300" distR="114300">
            <wp:extent cx="5734050" cy="304800"/>
            <wp:effectExtent b="0" l="0" r="0" t="0"/>
            <wp:docPr id="130" name="image34.jpg"/>
            <a:graphic>
              <a:graphicData uri="http://schemas.openxmlformats.org/drawingml/2006/picture">
                <pic:pic>
                  <pic:nvPicPr>
                    <pic:cNvPr id="0" name="image34.jpg"/>
                    <pic:cNvPicPr preferRelativeResize="0"/>
                  </pic:nvPicPr>
                  <pic:blipFill>
                    <a:blip r:embed="rId57"/>
                    <a:srcRect b="0" l="0" r="0" t="0"/>
                    <a:stretch>
                      <a:fillRect/>
                    </a:stretch>
                  </pic:blipFill>
                  <pic:spPr>
                    <a:xfrm>
                      <a:off x="0" y="0"/>
                      <a:ext cx="57340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bookmarkStart w:colFirst="0" w:colLast="0" w:name="_heading=h.1t3h5sf" w:id="8"/>
      <w:bookmarkEnd w:id="8"/>
      <w:r w:rsidDel="00000000" w:rsidR="00000000" w:rsidRPr="00000000">
        <w:rPr/>
        <w:drawing>
          <wp:inline distB="114300" distT="114300" distL="114300" distR="114300">
            <wp:extent cx="5734050" cy="3467100"/>
            <wp:effectExtent b="0" l="0" r="0" t="0"/>
            <wp:docPr id="119" name="image44.jpg"/>
            <a:graphic>
              <a:graphicData uri="http://schemas.openxmlformats.org/drawingml/2006/picture">
                <pic:pic>
                  <pic:nvPicPr>
                    <pic:cNvPr id="0" name="image44.jpg"/>
                    <pic:cNvPicPr preferRelativeResize="0"/>
                  </pic:nvPicPr>
                  <pic:blipFill>
                    <a:blip r:embed="rId58"/>
                    <a:srcRect b="0" l="0" r="0" t="0"/>
                    <a:stretch>
                      <a:fillRect/>
                    </a:stretch>
                  </pic:blipFill>
                  <pic:spPr>
                    <a:xfrm>
                      <a:off x="0" y="0"/>
                      <a:ext cx="57340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bookmarkStart w:colFirst="0" w:colLast="0" w:name="_heading=h.gygvk6w5f23w" w:id="9"/>
      <w:bookmarkEnd w:id="9"/>
      <w:r w:rsidDel="00000000" w:rsidR="00000000" w:rsidRPr="00000000">
        <w:rPr/>
        <w:drawing>
          <wp:inline distB="114300" distT="114300" distL="114300" distR="114300">
            <wp:extent cx="5734050" cy="711200"/>
            <wp:effectExtent b="0" l="0" r="0" t="0"/>
            <wp:docPr id="124" name="image42.jpg"/>
            <a:graphic>
              <a:graphicData uri="http://schemas.openxmlformats.org/drawingml/2006/picture">
                <pic:pic>
                  <pic:nvPicPr>
                    <pic:cNvPr id="0" name="image42.jpg"/>
                    <pic:cNvPicPr preferRelativeResize="0"/>
                  </pic:nvPicPr>
                  <pic:blipFill>
                    <a:blip r:embed="rId59"/>
                    <a:srcRect b="0" l="0" r="0" t="0"/>
                    <a:stretch>
                      <a:fillRect/>
                    </a:stretch>
                  </pic:blipFill>
                  <pic:spPr>
                    <a:xfrm>
                      <a:off x="0" y="0"/>
                      <a:ext cx="573405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2"/>
        <w:rPr>
          <w:b w:val="1"/>
          <w:u w:val="single"/>
        </w:rPr>
      </w:pPr>
      <w:r w:rsidDel="00000000" w:rsidR="00000000" w:rsidRPr="00000000">
        <w:rPr>
          <w:b w:val="1"/>
          <w:u w:val="single"/>
          <w:rtl w:val="0"/>
        </w:rPr>
        <w:t xml:space="preserve">Load</w:t>
      </w:r>
    </w:p>
    <w:p w:rsidR="00000000" w:rsidDel="00000000" w:rsidP="00000000" w:rsidRDefault="00000000" w:rsidRPr="00000000" w14:paraId="000000EA">
      <w:pPr>
        <w:rPr/>
      </w:pPr>
      <w:bookmarkStart w:colFirst="0" w:colLast="0" w:name="_heading=h.1t3h5sf" w:id="8"/>
      <w:bookmarkEnd w:id="8"/>
      <w:r w:rsidDel="00000000" w:rsidR="00000000" w:rsidRPr="00000000">
        <w:rPr>
          <w:rtl w:val="0"/>
        </w:rPr>
      </w:r>
    </w:p>
    <w:p w:rsidR="00000000" w:rsidDel="00000000" w:rsidP="00000000" w:rsidRDefault="00000000" w:rsidRPr="00000000" w14:paraId="000000EB">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EC">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ED">
      <w:pPr>
        <w:jc w:val="both"/>
        <w:rPr>
          <w:rFonts w:ascii="Calibri" w:cs="Calibri" w:eastAsia="Calibri" w:hAnsi="Calibri"/>
        </w:rPr>
      </w:pPr>
      <w:r w:rsidDel="00000000" w:rsidR="00000000" w:rsidRPr="00000000">
        <w:rPr>
          <w:rtl w:val="0"/>
        </w:rPr>
      </w:r>
    </w:p>
    <w:sectPr>
      <w:footerReference r:id="rId60" w:type="default"/>
      <w:pgSz w:h="16838" w:w="11906"/>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Courier New"/>
  <w:font w:name="Wingdings"/>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 w:name="Century Gothic">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entury Gothic" w:cs="Century Gothic" w:eastAsia="Century Gothic" w:hAnsi="Century Gothic"/>
      <w:color w:val="032348"/>
      <w:sz w:val="32"/>
      <w:szCs w:val="32"/>
    </w:rPr>
  </w:style>
  <w:style w:type="paragraph" w:styleId="Heading2">
    <w:name w:val="heading 2"/>
    <w:basedOn w:val="Normal"/>
    <w:next w:val="Normal"/>
    <w:pPr>
      <w:keepNext w:val="1"/>
      <w:keepLines w:val="1"/>
      <w:spacing w:after="0" w:before="40" w:lineRule="auto"/>
    </w:pPr>
    <w:rPr>
      <w:rFonts w:ascii="Century Gothic" w:cs="Century Gothic" w:eastAsia="Century Gothic" w:hAnsi="Century Gothic"/>
      <w:color w:val="032348"/>
      <w:sz w:val="26"/>
      <w:szCs w:val="26"/>
    </w:rPr>
  </w:style>
  <w:style w:type="paragraph" w:styleId="Heading3">
    <w:name w:val="heading 3"/>
    <w:basedOn w:val="Normal"/>
    <w:next w:val="Normal"/>
    <w:pPr>
      <w:keepNext w:val="1"/>
      <w:keepLines w:val="1"/>
      <w:spacing w:after="0" w:before="40" w:lineRule="auto"/>
    </w:pPr>
    <w:rPr>
      <w:rFonts w:ascii="Century Gothic" w:cs="Century Gothic" w:eastAsia="Century Gothic" w:hAnsi="Century Gothic"/>
      <w:color w:val="021730"/>
      <w:sz w:val="24"/>
      <w:szCs w:val="24"/>
    </w:rPr>
  </w:style>
  <w:style w:type="paragraph" w:styleId="Heading4">
    <w:name w:val="heading 4"/>
    <w:basedOn w:val="Normal"/>
    <w:next w:val="Normal"/>
    <w:pPr>
      <w:keepNext w:val="1"/>
      <w:keepLines w:val="1"/>
      <w:spacing w:after="0" w:before="40" w:lineRule="auto"/>
    </w:pPr>
    <w:rPr>
      <w:rFonts w:ascii="Century Gothic" w:cs="Century Gothic" w:eastAsia="Century Gothic" w:hAnsi="Century Gothic"/>
      <w:i w:val="1"/>
      <w:color w:val="032348"/>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entury Gothic" w:cs="Century Gothic" w:eastAsia="Century Gothic" w:hAnsi="Century Gothic"/>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FF1615"/>
    <w:pPr>
      <w:keepNext w:val="1"/>
      <w:keepLines w:val="1"/>
      <w:spacing w:after="0" w:before="240"/>
      <w:outlineLvl w:val="0"/>
    </w:pPr>
    <w:rPr>
      <w:rFonts w:asciiTheme="majorHAnsi" w:cstheme="majorBidi" w:eastAsiaTheme="majorEastAsia" w:hAnsiTheme="majorHAnsi"/>
      <w:color w:val="032348" w:themeColor="accent1" w:themeShade="0000BF"/>
      <w:sz w:val="32"/>
      <w:szCs w:val="32"/>
    </w:rPr>
  </w:style>
  <w:style w:type="paragraph" w:styleId="Heading2">
    <w:name w:val="heading 2"/>
    <w:basedOn w:val="Normal"/>
    <w:next w:val="Normal"/>
    <w:link w:val="Heading2Char"/>
    <w:uiPriority w:val="9"/>
    <w:unhideWhenUsed w:val="1"/>
    <w:qFormat w:val="1"/>
    <w:rsid w:val="0011218F"/>
    <w:pPr>
      <w:keepNext w:val="1"/>
      <w:keepLines w:val="1"/>
      <w:spacing w:after="0" w:before="40"/>
      <w:outlineLvl w:val="1"/>
    </w:pPr>
    <w:rPr>
      <w:rFonts w:asciiTheme="majorHAnsi" w:cstheme="majorBidi" w:eastAsiaTheme="majorEastAsia" w:hAnsiTheme="majorHAnsi"/>
      <w:color w:val="032348" w:themeColor="accent1" w:themeShade="0000BF"/>
      <w:sz w:val="26"/>
      <w:szCs w:val="26"/>
    </w:rPr>
  </w:style>
  <w:style w:type="paragraph" w:styleId="Heading3">
    <w:name w:val="heading 3"/>
    <w:basedOn w:val="Normal"/>
    <w:next w:val="Normal"/>
    <w:link w:val="Heading3Char"/>
    <w:uiPriority w:val="9"/>
    <w:unhideWhenUsed w:val="1"/>
    <w:qFormat w:val="1"/>
    <w:rsid w:val="00332807"/>
    <w:pPr>
      <w:keepNext w:val="1"/>
      <w:keepLines w:val="1"/>
      <w:spacing w:after="0" w:before="40"/>
      <w:outlineLvl w:val="2"/>
    </w:pPr>
    <w:rPr>
      <w:rFonts w:asciiTheme="majorHAnsi" w:cstheme="majorBidi" w:eastAsiaTheme="majorEastAsia" w:hAnsiTheme="majorHAnsi"/>
      <w:color w:val="021730" w:themeColor="accent1" w:themeShade="00007F"/>
      <w:sz w:val="24"/>
      <w:szCs w:val="24"/>
    </w:rPr>
  </w:style>
  <w:style w:type="paragraph" w:styleId="Heading4">
    <w:name w:val="heading 4"/>
    <w:basedOn w:val="Normal"/>
    <w:next w:val="Normal"/>
    <w:link w:val="Heading4Char"/>
    <w:uiPriority w:val="9"/>
    <w:unhideWhenUsed w:val="1"/>
    <w:qFormat w:val="1"/>
    <w:rsid w:val="005A1236"/>
    <w:pPr>
      <w:keepNext w:val="1"/>
      <w:keepLines w:val="1"/>
      <w:spacing w:after="0" w:before="40"/>
      <w:outlineLvl w:val="3"/>
    </w:pPr>
    <w:rPr>
      <w:rFonts w:asciiTheme="majorHAnsi" w:cstheme="majorBidi" w:eastAsiaTheme="majorEastAsia" w:hAnsiTheme="majorHAnsi"/>
      <w:i w:val="1"/>
      <w:iCs w:val="1"/>
      <w:color w:val="032348"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FF1615"/>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FF1615"/>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rsid w:val="00FF1615"/>
    <w:rPr>
      <w:rFonts w:asciiTheme="majorHAnsi" w:cstheme="majorBidi" w:eastAsiaTheme="majorEastAsia" w:hAnsiTheme="majorHAnsi"/>
      <w:color w:val="032348" w:themeColor="accent1" w:themeShade="0000BF"/>
      <w:sz w:val="32"/>
      <w:szCs w:val="32"/>
    </w:rPr>
  </w:style>
  <w:style w:type="paragraph" w:styleId="ListParagraph">
    <w:name w:val="List Paragraph"/>
    <w:basedOn w:val="Normal"/>
    <w:uiPriority w:val="34"/>
    <w:qFormat w:val="1"/>
    <w:rsid w:val="0011218F"/>
    <w:pPr>
      <w:ind w:left="720"/>
      <w:contextualSpacing w:val="1"/>
    </w:pPr>
  </w:style>
  <w:style w:type="character" w:styleId="Heading2Char" w:customStyle="1">
    <w:name w:val="Heading 2 Char"/>
    <w:basedOn w:val="DefaultParagraphFont"/>
    <w:link w:val="Heading2"/>
    <w:uiPriority w:val="9"/>
    <w:rsid w:val="0011218F"/>
    <w:rPr>
      <w:rFonts w:asciiTheme="majorHAnsi" w:cstheme="majorBidi" w:eastAsiaTheme="majorEastAsia" w:hAnsiTheme="majorHAnsi"/>
      <w:color w:val="032348" w:themeColor="accent1" w:themeShade="0000BF"/>
      <w:sz w:val="26"/>
      <w:szCs w:val="26"/>
    </w:rPr>
  </w:style>
  <w:style w:type="character" w:styleId="Heading3Char" w:customStyle="1">
    <w:name w:val="Heading 3 Char"/>
    <w:basedOn w:val="DefaultParagraphFont"/>
    <w:link w:val="Heading3"/>
    <w:uiPriority w:val="9"/>
    <w:rsid w:val="00332807"/>
    <w:rPr>
      <w:rFonts w:asciiTheme="majorHAnsi" w:cstheme="majorBidi" w:eastAsiaTheme="majorEastAsia" w:hAnsiTheme="majorHAnsi"/>
      <w:color w:val="021730" w:themeColor="accent1" w:themeShade="00007F"/>
      <w:sz w:val="24"/>
      <w:szCs w:val="24"/>
    </w:rPr>
  </w:style>
  <w:style w:type="character" w:styleId="Heading4Char" w:customStyle="1">
    <w:name w:val="Heading 4 Char"/>
    <w:basedOn w:val="DefaultParagraphFont"/>
    <w:link w:val="Heading4"/>
    <w:uiPriority w:val="9"/>
    <w:rsid w:val="005A1236"/>
    <w:rPr>
      <w:rFonts w:asciiTheme="majorHAnsi" w:cstheme="majorBidi" w:eastAsiaTheme="majorEastAsia" w:hAnsiTheme="majorHAnsi"/>
      <w:i w:val="1"/>
      <w:iCs w:val="1"/>
      <w:color w:val="032348" w:themeColor="accent1" w:themeShade="0000BF"/>
    </w:rPr>
  </w:style>
  <w:style w:type="paragraph" w:styleId="NoSpacing">
    <w:name w:val="No Spacing"/>
    <w:link w:val="NoSpacingChar"/>
    <w:uiPriority w:val="1"/>
    <w:qFormat w:val="1"/>
    <w:rsid w:val="00973264"/>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973264"/>
    <w:rPr>
      <w:rFonts w:eastAsiaTheme="minorEastAsia"/>
      <w:lang w:val="en-US"/>
    </w:rPr>
  </w:style>
  <w:style w:type="paragraph" w:styleId="TOCHeading">
    <w:name w:val="TOC Heading"/>
    <w:basedOn w:val="Heading1"/>
    <w:next w:val="Normal"/>
    <w:uiPriority w:val="39"/>
    <w:unhideWhenUsed w:val="1"/>
    <w:qFormat w:val="1"/>
    <w:rsid w:val="00973264"/>
    <w:pPr>
      <w:outlineLvl w:val="9"/>
    </w:pPr>
    <w:rPr>
      <w:lang w:val="en-US"/>
    </w:rPr>
  </w:style>
  <w:style w:type="paragraph" w:styleId="TOC2">
    <w:name w:val="toc 2"/>
    <w:basedOn w:val="Normal"/>
    <w:next w:val="Normal"/>
    <w:autoRedefine w:val="1"/>
    <w:uiPriority w:val="39"/>
    <w:unhideWhenUsed w:val="1"/>
    <w:rsid w:val="00973264"/>
    <w:pPr>
      <w:spacing w:after="100"/>
      <w:ind w:left="220"/>
    </w:pPr>
    <w:rPr>
      <w:rFonts w:cs="Times New Roman" w:eastAsiaTheme="minorEastAsia"/>
      <w:lang w:val="en-US"/>
    </w:rPr>
  </w:style>
  <w:style w:type="paragraph" w:styleId="TOC1">
    <w:name w:val="toc 1"/>
    <w:basedOn w:val="Normal"/>
    <w:next w:val="Normal"/>
    <w:autoRedefine w:val="1"/>
    <w:uiPriority w:val="39"/>
    <w:unhideWhenUsed w:val="1"/>
    <w:rsid w:val="00973264"/>
    <w:pPr>
      <w:spacing w:after="100"/>
    </w:pPr>
    <w:rPr>
      <w:rFonts w:cs="Times New Roman" w:eastAsiaTheme="minorEastAsia"/>
      <w:lang w:val="en-US"/>
    </w:rPr>
  </w:style>
  <w:style w:type="paragraph" w:styleId="TOC3">
    <w:name w:val="toc 3"/>
    <w:basedOn w:val="Normal"/>
    <w:next w:val="Normal"/>
    <w:autoRedefine w:val="1"/>
    <w:uiPriority w:val="39"/>
    <w:unhideWhenUsed w:val="1"/>
    <w:rsid w:val="00973264"/>
    <w:pPr>
      <w:spacing w:after="100"/>
      <w:ind w:left="440"/>
    </w:pPr>
    <w:rPr>
      <w:rFonts w:cs="Times New Roman" w:eastAsiaTheme="minorEastAsia"/>
      <w:lang w:val="en-US"/>
    </w:rPr>
  </w:style>
  <w:style w:type="character" w:styleId="Hyperlink">
    <w:name w:val="Hyperlink"/>
    <w:basedOn w:val="DefaultParagraphFont"/>
    <w:uiPriority w:val="99"/>
    <w:unhideWhenUsed w:val="1"/>
    <w:rsid w:val="00973264"/>
    <w:rPr>
      <w:color w:val="0d2e46" w:themeColor="hyperlink"/>
      <w:u w:val="single"/>
    </w:rPr>
  </w:style>
  <w:style w:type="paragraph" w:styleId="Header">
    <w:name w:val="header"/>
    <w:basedOn w:val="Normal"/>
    <w:link w:val="HeaderChar"/>
    <w:uiPriority w:val="99"/>
    <w:unhideWhenUsed w:val="1"/>
    <w:rsid w:val="00973264"/>
    <w:pPr>
      <w:tabs>
        <w:tab w:val="center" w:pos="4513"/>
        <w:tab w:val="right" w:pos="9026"/>
      </w:tabs>
      <w:spacing w:after="0" w:line="240" w:lineRule="auto"/>
    </w:pPr>
  </w:style>
  <w:style w:type="character" w:styleId="HeaderChar" w:customStyle="1">
    <w:name w:val="Header Char"/>
    <w:basedOn w:val="DefaultParagraphFont"/>
    <w:link w:val="Header"/>
    <w:uiPriority w:val="99"/>
    <w:rsid w:val="00973264"/>
  </w:style>
  <w:style w:type="paragraph" w:styleId="Footer">
    <w:name w:val="footer"/>
    <w:basedOn w:val="Normal"/>
    <w:link w:val="FooterChar"/>
    <w:uiPriority w:val="99"/>
    <w:unhideWhenUsed w:val="1"/>
    <w:rsid w:val="00973264"/>
    <w:pPr>
      <w:tabs>
        <w:tab w:val="center" w:pos="4513"/>
        <w:tab w:val="right" w:pos="9026"/>
      </w:tabs>
      <w:spacing w:after="0" w:line="240" w:lineRule="auto"/>
    </w:pPr>
  </w:style>
  <w:style w:type="character" w:styleId="FooterChar" w:customStyle="1">
    <w:name w:val="Footer Char"/>
    <w:basedOn w:val="DefaultParagraphFont"/>
    <w:link w:val="Footer"/>
    <w:uiPriority w:val="99"/>
    <w:rsid w:val="00973264"/>
  </w:style>
  <w:style w:type="character" w:styleId="ipa" w:customStyle="1">
    <w:name w:val="ipa"/>
    <w:basedOn w:val="DefaultParagraphFont"/>
    <w:rsid w:val="001001C2"/>
  </w:style>
  <w:style w:type="character" w:styleId="Strong">
    <w:name w:val="Strong"/>
    <w:basedOn w:val="DefaultParagraphFont"/>
    <w:uiPriority w:val="22"/>
    <w:qFormat w:val="1"/>
    <w:rsid w:val="00E612DC"/>
    <w:rPr>
      <w:b w:val="1"/>
      <w:bCs w:val="1"/>
    </w:rPr>
  </w:style>
  <w:style w:type="character" w:styleId="Emphasis">
    <w:name w:val="Emphasis"/>
    <w:basedOn w:val="DefaultParagraphFont"/>
    <w:uiPriority w:val="20"/>
    <w:qFormat w:val="1"/>
    <w:rsid w:val="00E612DC"/>
    <w:rPr>
      <w:i w:val="1"/>
      <w:iCs w:val="1"/>
    </w:rPr>
  </w:style>
  <w:style w:type="table" w:styleId="TableGrid">
    <w:name w:val="Table Grid"/>
    <w:basedOn w:val="TableNormal"/>
    <w:uiPriority w:val="39"/>
    <w:rsid w:val="003C117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0E62B4"/>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6.png"/><Relationship Id="rId42" Type="http://schemas.openxmlformats.org/officeDocument/2006/relationships/image" Target="media/image10.jpg"/><Relationship Id="rId41" Type="http://schemas.openxmlformats.org/officeDocument/2006/relationships/image" Target="media/image27.png"/><Relationship Id="rId44" Type="http://schemas.openxmlformats.org/officeDocument/2006/relationships/image" Target="media/image47.png"/><Relationship Id="rId43" Type="http://schemas.openxmlformats.org/officeDocument/2006/relationships/image" Target="media/image45.png"/><Relationship Id="rId46" Type="http://schemas.openxmlformats.org/officeDocument/2006/relationships/image" Target="media/image48.png"/><Relationship Id="rId45" Type="http://schemas.openxmlformats.org/officeDocument/2006/relationships/image" Target="media/image49.png"/><Relationship Id="rId1" Type="http://schemas.openxmlformats.org/officeDocument/2006/relationships/image" Target="media/image1.emf"/><Relationship Id="rId2" Type="http://schemas.openxmlformats.org/officeDocument/2006/relationships/package" Target="embeddings/Microsoft_Excel_Sheet1.xlsx"/><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6.png"/><Relationship Id="rId48" Type="http://schemas.openxmlformats.org/officeDocument/2006/relationships/image" Target="media/image41.jpg"/><Relationship Id="rId47" Type="http://schemas.openxmlformats.org/officeDocument/2006/relationships/image" Target="media/image33.jpg"/><Relationship Id="rId49" Type="http://schemas.openxmlformats.org/officeDocument/2006/relationships/image" Target="media/image35.jpg"/><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15.png"/><Relationship Id="rId30" Type="http://schemas.openxmlformats.org/officeDocument/2006/relationships/image" Target="media/image7.png"/><Relationship Id="rId33" Type="http://schemas.openxmlformats.org/officeDocument/2006/relationships/image" Target="media/image13.png"/><Relationship Id="rId32" Type="http://schemas.openxmlformats.org/officeDocument/2006/relationships/image" Target="media/image18.png"/><Relationship Id="rId35" Type="http://schemas.openxmlformats.org/officeDocument/2006/relationships/image" Target="media/image14.png"/><Relationship Id="rId34" Type="http://schemas.openxmlformats.org/officeDocument/2006/relationships/image" Target="media/image20.png"/><Relationship Id="rId37" Type="http://schemas.openxmlformats.org/officeDocument/2006/relationships/image" Target="media/image26.png"/><Relationship Id="rId36" Type="http://schemas.openxmlformats.org/officeDocument/2006/relationships/image" Target="media/image21.png"/><Relationship Id="rId39" Type="http://schemas.openxmlformats.org/officeDocument/2006/relationships/image" Target="media/image28.png"/><Relationship Id="rId38" Type="http://schemas.openxmlformats.org/officeDocument/2006/relationships/image" Target="media/image19.png"/><Relationship Id="rId20" Type="http://schemas.openxmlformats.org/officeDocument/2006/relationships/image" Target="media/image4.png"/><Relationship Id="rId22" Type="http://schemas.openxmlformats.org/officeDocument/2006/relationships/image" Target="media/image11.png"/><Relationship Id="rId21" Type="http://schemas.openxmlformats.org/officeDocument/2006/relationships/image" Target="media/image3.png"/><Relationship Id="rId24" Type="http://schemas.openxmlformats.org/officeDocument/2006/relationships/image" Target="media/image8.png"/><Relationship Id="rId23" Type="http://schemas.openxmlformats.org/officeDocument/2006/relationships/image" Target="media/image22.png"/><Relationship Id="rId60" Type="http://schemas.openxmlformats.org/officeDocument/2006/relationships/footer" Target="footer1.xml"/><Relationship Id="rId26" Type="http://schemas.openxmlformats.org/officeDocument/2006/relationships/image" Target="media/image25.png"/><Relationship Id="rId25" Type="http://schemas.openxmlformats.org/officeDocument/2006/relationships/image" Target="media/image30.png"/><Relationship Id="rId28" Type="http://schemas.openxmlformats.org/officeDocument/2006/relationships/image" Target="media/image2.png"/><Relationship Id="rId27" Type="http://schemas.openxmlformats.org/officeDocument/2006/relationships/image" Target="media/image9.png"/><Relationship Id="rId29" Type="http://schemas.openxmlformats.org/officeDocument/2006/relationships/image" Target="media/image50.png"/><Relationship Id="rId51" Type="http://schemas.openxmlformats.org/officeDocument/2006/relationships/image" Target="media/image38.jpg"/><Relationship Id="rId50" Type="http://schemas.openxmlformats.org/officeDocument/2006/relationships/image" Target="media/image40.jpg"/><Relationship Id="rId53" Type="http://schemas.openxmlformats.org/officeDocument/2006/relationships/image" Target="media/image43.jpg"/><Relationship Id="rId52" Type="http://schemas.openxmlformats.org/officeDocument/2006/relationships/image" Target="media/image23.jpg"/><Relationship Id="rId11" Type="http://schemas.openxmlformats.org/officeDocument/2006/relationships/image" Target="media/image6.png"/><Relationship Id="rId55" Type="http://schemas.openxmlformats.org/officeDocument/2006/relationships/image" Target="media/image39.jpg"/><Relationship Id="rId10" Type="http://schemas.openxmlformats.org/officeDocument/2006/relationships/image" Target="media/image12.png"/><Relationship Id="rId54" Type="http://schemas.openxmlformats.org/officeDocument/2006/relationships/image" Target="media/image37.jpg"/><Relationship Id="rId13" Type="http://schemas.openxmlformats.org/officeDocument/2006/relationships/hyperlink" Target="http://insideairbnb.com/about.html" TargetMode="External"/><Relationship Id="rId57" Type="http://schemas.openxmlformats.org/officeDocument/2006/relationships/image" Target="media/image34.jpg"/><Relationship Id="rId12" Type="http://schemas.openxmlformats.org/officeDocument/2006/relationships/image" Target="media/image16.jpg"/><Relationship Id="rId56" Type="http://schemas.openxmlformats.org/officeDocument/2006/relationships/image" Target="media/image32.jpg"/><Relationship Id="rId15" Type="http://schemas.openxmlformats.org/officeDocument/2006/relationships/image" Target="media/image17.png"/><Relationship Id="rId59" Type="http://schemas.openxmlformats.org/officeDocument/2006/relationships/image" Target="media/image42.jpg"/><Relationship Id="rId14" Type="http://schemas.openxmlformats.org/officeDocument/2006/relationships/hyperlink" Target="https://www.kaggle.com/datasets" TargetMode="External"/><Relationship Id="rId58" Type="http://schemas.openxmlformats.org/officeDocument/2006/relationships/image" Target="media/image44.jpg"/><Relationship Id="rId17" Type="http://schemas.openxmlformats.org/officeDocument/2006/relationships/image" Target="media/image5.png"/><Relationship Id="rId16" Type="http://schemas.openxmlformats.org/officeDocument/2006/relationships/image" Target="media/image24.png"/><Relationship Id="rId19" Type="http://schemas.openxmlformats.org/officeDocument/2006/relationships/image" Target="media/image31.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3" Type="http://schemas.openxmlformats.org/officeDocument/2006/relationships/font" Target="fonts/HelveticaNeue-regular.ttf"/><Relationship Id="rId4" Type="http://schemas.openxmlformats.org/officeDocument/2006/relationships/font" Target="fonts/HelveticaNeue-bold.ttf"/><Relationship Id="rId10" Type="http://schemas.openxmlformats.org/officeDocument/2006/relationships/font" Target="fonts/CenturyGothic-boldItalic.ttf"/><Relationship Id="rId9" Type="http://schemas.openxmlformats.org/officeDocument/2006/relationships/font" Target="fonts/CenturyGothic-italic.ttf"/><Relationship Id="rId5" Type="http://schemas.openxmlformats.org/officeDocument/2006/relationships/font" Target="fonts/HelveticaNeue-italic.ttf"/><Relationship Id="rId6" Type="http://schemas.openxmlformats.org/officeDocument/2006/relationships/font" Target="fonts/HelveticaNeue-boldItalic.ttf"/><Relationship Id="rId7" Type="http://schemas.openxmlformats.org/officeDocument/2006/relationships/font" Target="fonts/CenturyGothic-regular.ttf"/><Relationship Id="rId8" Type="http://schemas.openxmlformats.org/officeDocument/2006/relationships/font" Target="fonts/CenturyGothic-bold.ttf"/></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4bogPY28Pxmf0d5CH1Bl/qHZQIQ==">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2019-09-09T02:18:00Z</dcterms:created>
  <dc:creator>Saranya  Vaishnavi Madhavi Olga</dc:creator>
</cp:coreProperties>
</file>